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BA1CC" w14:textId="77777777" w:rsidR="00513D2B" w:rsidRPr="009B0B99" w:rsidRDefault="00513D2B" w:rsidP="00513D2B">
      <w:pPr>
        <w:spacing w:after="0" w:line="360" w:lineRule="auto"/>
        <w:jc w:val="center"/>
        <w:rPr>
          <w:ins w:id="0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  <w:bookmarkStart w:id="1" w:name="_Hlk177304357"/>
      <w:bookmarkEnd w:id="1"/>
      <w:ins w:id="2" w:author="Олег Лайновский" w:date="2024-09-22T18:32:00Z" w16du:dateUtc="2024-09-22T15:32:00Z">
        <w:r w:rsidRPr="00F950E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Министерство науки и высшего образования Российской Федерации</w:t>
        </w:r>
        <w:r w:rsidRPr="009B0B99">
          <w:rPr>
            <w:rFonts w:ascii="Times New Roman" w:hAnsi="Times New Roman" w:cs="Times New Roman"/>
            <w:sz w:val="28"/>
            <w:szCs w:val="28"/>
          </w:rPr>
          <w:br/>
        </w:r>
        <w:r w:rsidRPr="009B0B9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Пензенский государственный университет</w:t>
        </w:r>
        <w:r w:rsidRPr="009B0B99">
          <w:rPr>
            <w:rFonts w:ascii="Times New Roman" w:hAnsi="Times New Roman" w:cs="Times New Roman"/>
            <w:sz w:val="28"/>
            <w:szCs w:val="28"/>
          </w:rPr>
          <w:br/>
        </w:r>
        <w:r w:rsidRPr="009B0B9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Кафедра вычислительная техника</w:t>
        </w:r>
      </w:ins>
    </w:p>
    <w:p w14:paraId="5A5AF84F" w14:textId="77777777" w:rsidR="00513D2B" w:rsidRPr="009B0B99" w:rsidRDefault="00513D2B" w:rsidP="00513D2B">
      <w:pPr>
        <w:spacing w:after="0" w:line="360" w:lineRule="auto"/>
        <w:rPr>
          <w:ins w:id="3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</w:p>
    <w:p w14:paraId="6EF4C96F" w14:textId="77777777" w:rsidR="00513D2B" w:rsidRPr="009B0B99" w:rsidRDefault="00513D2B" w:rsidP="00513D2B">
      <w:pPr>
        <w:spacing w:after="0" w:line="360" w:lineRule="auto"/>
        <w:rPr>
          <w:ins w:id="4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</w:p>
    <w:p w14:paraId="3FE0A641" w14:textId="77777777" w:rsidR="00513D2B" w:rsidRPr="009B0B99" w:rsidRDefault="00513D2B" w:rsidP="00513D2B">
      <w:pPr>
        <w:spacing w:after="0" w:line="360" w:lineRule="auto"/>
        <w:rPr>
          <w:ins w:id="5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</w:p>
    <w:p w14:paraId="2856DA11" w14:textId="77777777" w:rsidR="00513D2B" w:rsidRPr="009B0B99" w:rsidRDefault="00513D2B" w:rsidP="00513D2B">
      <w:pPr>
        <w:spacing w:after="0" w:line="360" w:lineRule="auto"/>
        <w:rPr>
          <w:ins w:id="6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</w:p>
    <w:p w14:paraId="26F87879" w14:textId="77777777" w:rsidR="00513D2B" w:rsidRPr="009B0B99" w:rsidRDefault="00513D2B" w:rsidP="00513D2B">
      <w:pPr>
        <w:spacing w:after="0" w:line="360" w:lineRule="auto"/>
        <w:jc w:val="center"/>
        <w:rPr>
          <w:ins w:id="7" w:author="Олег Лайновский" w:date="2024-09-22T18:32:00Z" w16du:dateUtc="2024-09-22T15:32:00Z"/>
          <w:rFonts w:ascii="Times New Roman" w:eastAsia="Calibri" w:hAnsi="Times New Roman" w:cs="Times New Roman"/>
          <w:b/>
          <w:sz w:val="28"/>
          <w:szCs w:val="28"/>
        </w:rPr>
      </w:pPr>
      <w:ins w:id="8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b/>
            <w:sz w:val="28"/>
            <w:szCs w:val="28"/>
          </w:rPr>
          <w:t>ОТЧЕТ</w:t>
        </w:r>
      </w:ins>
    </w:p>
    <w:p w14:paraId="25327993" w14:textId="56C064E5" w:rsidR="00513D2B" w:rsidRPr="009B0B99" w:rsidRDefault="00513D2B" w:rsidP="00513D2B">
      <w:pPr>
        <w:spacing w:after="0" w:line="360" w:lineRule="auto"/>
        <w:jc w:val="center"/>
        <w:rPr>
          <w:ins w:id="9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10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по лабораторной работе №</w:t>
        </w:r>
      </w:ins>
      <w:ins w:id="11" w:author="Олег Лайновский" w:date="2024-09-22T18:34:00Z" w16du:dateUtc="2024-09-22T15:34:00Z">
        <w:r w:rsidRPr="009B0B99">
          <w:rPr>
            <w:rFonts w:ascii="Times New Roman" w:eastAsia="Calibri" w:hAnsi="Times New Roman" w:cs="Times New Roman"/>
            <w:sz w:val="28"/>
            <w:szCs w:val="28"/>
          </w:rPr>
          <w:t>1</w:t>
        </w:r>
      </w:ins>
    </w:p>
    <w:p w14:paraId="1C6EB80C" w14:textId="68815270" w:rsidR="00513D2B" w:rsidRPr="009B0B99" w:rsidRDefault="00513D2B" w:rsidP="00513D2B">
      <w:pPr>
        <w:spacing w:after="0" w:line="360" w:lineRule="auto"/>
        <w:jc w:val="center"/>
        <w:rPr>
          <w:ins w:id="12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13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по дисциплине «</w:t>
        </w:r>
      </w:ins>
      <w:ins w:id="14" w:author="Олег Лайновский" w:date="2024-09-22T18:36:00Z" w16du:dateUtc="2024-09-22T15:36:00Z">
        <w:r w:rsidRPr="009B0B99">
          <w:rPr>
            <w:rFonts w:ascii="Times New Roman" w:eastAsia="Calibri" w:hAnsi="Times New Roman" w:cs="Times New Roman"/>
            <w:sz w:val="28"/>
            <w:szCs w:val="28"/>
          </w:rPr>
          <w:t>Проектирование программного обеспечения  для  устройств на ПЛИС</w:t>
        </w:r>
      </w:ins>
      <w:ins w:id="15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»</w:t>
        </w:r>
      </w:ins>
    </w:p>
    <w:p w14:paraId="726FD79D" w14:textId="701A338A" w:rsidR="00513D2B" w:rsidRPr="009B0B99" w:rsidRDefault="00513D2B" w:rsidP="00513D2B">
      <w:pPr>
        <w:spacing w:after="0" w:line="360" w:lineRule="auto"/>
        <w:jc w:val="center"/>
        <w:rPr>
          <w:ins w:id="16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17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на тему «</w:t>
        </w:r>
      </w:ins>
      <w:ins w:id="18" w:author="Олег Лайновский" w:date="2024-09-22T18:36:00Z" w16du:dateUtc="2024-09-22T15:36:00Z">
        <w:r w:rsidRPr="009B0B99">
          <w:rPr>
            <w:rFonts w:ascii="Times New Roman" w:eastAsia="Calibri" w:hAnsi="Times New Roman" w:cs="Times New Roman"/>
            <w:sz w:val="28"/>
            <w:szCs w:val="28"/>
          </w:rPr>
          <w:t>Знакомство с системами проектирования цифровых устройств.</w:t>
        </w:r>
      </w:ins>
      <w:ins w:id="19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»</w:t>
        </w:r>
      </w:ins>
    </w:p>
    <w:p w14:paraId="47AF9919" w14:textId="77777777" w:rsidR="00513D2B" w:rsidRPr="009B0B99" w:rsidRDefault="00513D2B" w:rsidP="00513D2B">
      <w:pPr>
        <w:spacing w:after="0" w:line="360" w:lineRule="auto"/>
        <w:rPr>
          <w:ins w:id="20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36911FB0" w14:textId="77777777" w:rsidR="00513D2B" w:rsidRPr="009B0B99" w:rsidRDefault="00513D2B" w:rsidP="00513D2B">
      <w:pPr>
        <w:spacing w:after="0" w:line="360" w:lineRule="auto"/>
        <w:rPr>
          <w:ins w:id="21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787960FA" w14:textId="77777777" w:rsidR="00513D2B" w:rsidRPr="009B0B99" w:rsidRDefault="00513D2B" w:rsidP="00513D2B">
      <w:pPr>
        <w:spacing w:after="0" w:line="360" w:lineRule="auto"/>
        <w:rPr>
          <w:ins w:id="22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638A3FF1" w14:textId="77777777" w:rsidR="00513D2B" w:rsidRPr="009B0B99" w:rsidRDefault="00513D2B" w:rsidP="00513D2B">
      <w:pPr>
        <w:spacing w:after="0" w:line="360" w:lineRule="auto"/>
        <w:rPr>
          <w:ins w:id="23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49C3FAC2" w14:textId="77777777" w:rsidR="00513D2B" w:rsidRPr="009B0B99" w:rsidRDefault="00513D2B" w:rsidP="00513D2B">
      <w:pPr>
        <w:spacing w:after="0" w:line="360" w:lineRule="auto"/>
        <w:rPr>
          <w:ins w:id="24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7E77C821" w14:textId="77777777" w:rsidR="00513D2B" w:rsidRPr="009B0B99" w:rsidRDefault="00513D2B" w:rsidP="00513D2B">
      <w:pPr>
        <w:spacing w:after="0" w:line="360" w:lineRule="auto"/>
        <w:rPr>
          <w:ins w:id="25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54458A28" w14:textId="77777777" w:rsidR="00513D2B" w:rsidRPr="009B0B99" w:rsidRDefault="00513D2B" w:rsidP="00513D2B">
      <w:pPr>
        <w:spacing w:after="0" w:line="360" w:lineRule="auto"/>
        <w:contextualSpacing/>
        <w:jc w:val="right"/>
        <w:rPr>
          <w:ins w:id="26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27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Выполнили студенты группы 22ВВП1</w:t>
        </w:r>
      </w:ins>
    </w:p>
    <w:p w14:paraId="0AD1F73A" w14:textId="77777777" w:rsidR="00513D2B" w:rsidRPr="009B0B99" w:rsidRDefault="00513D2B" w:rsidP="00513D2B">
      <w:pPr>
        <w:spacing w:after="0" w:line="360" w:lineRule="auto"/>
        <w:jc w:val="right"/>
        <w:rPr>
          <w:ins w:id="28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29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Хоссейни Нежад С.А.С.М.</w:t>
        </w:r>
      </w:ins>
    </w:p>
    <w:p w14:paraId="3406259E" w14:textId="4A3F36E4" w:rsidR="00513D2B" w:rsidRDefault="00513D2B" w:rsidP="00513D2B">
      <w:pPr>
        <w:spacing w:after="0" w:line="360" w:lineRule="auto"/>
        <w:jc w:val="right"/>
        <w:rPr>
          <w:ins w:id="30" w:author="Олег Лайновский" w:date="2024-09-22T18:51:00Z" w16du:dateUtc="2024-09-22T15:51:00Z"/>
          <w:rFonts w:ascii="Times New Roman" w:eastAsia="Calibri" w:hAnsi="Times New Roman" w:cs="Times New Roman"/>
          <w:sz w:val="28"/>
          <w:szCs w:val="28"/>
        </w:rPr>
      </w:pPr>
      <w:ins w:id="31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>Беляев Д</w:t>
        </w:r>
      </w:ins>
      <w:ins w:id="32" w:author="Олег Лайновский" w:date="2024-09-22T18:51:00Z" w16du:dateUtc="2024-09-22T15:51:00Z">
        <w:r w:rsidR="00E36CF4">
          <w:rPr>
            <w:rFonts w:ascii="Times New Roman" w:eastAsia="Calibri" w:hAnsi="Times New Roman" w:cs="Times New Roman"/>
            <w:sz w:val="28"/>
            <w:szCs w:val="28"/>
          </w:rPr>
          <w:t>.</w:t>
        </w:r>
      </w:ins>
      <w:ins w:id="33" w:author="Олег Лайновский" w:date="2024-09-22T18:52:00Z" w16du:dateUtc="2024-09-22T15:52:00Z">
        <w:r w:rsidR="00967314">
          <w:rPr>
            <w:rFonts w:ascii="Times New Roman" w:eastAsia="Calibri" w:hAnsi="Times New Roman" w:cs="Times New Roman"/>
            <w:sz w:val="28"/>
            <w:szCs w:val="28"/>
          </w:rPr>
          <w:t xml:space="preserve"> И.</w:t>
        </w:r>
      </w:ins>
    </w:p>
    <w:p w14:paraId="096D2C91" w14:textId="29237ECD" w:rsidR="00E36CF4" w:rsidRPr="009B0B99" w:rsidRDefault="00E36CF4" w:rsidP="00513D2B">
      <w:pPr>
        <w:spacing w:after="0" w:line="360" w:lineRule="auto"/>
        <w:jc w:val="right"/>
        <w:rPr>
          <w:ins w:id="34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35" w:author="Олег Лайновский" w:date="2024-09-22T18:51:00Z" w16du:dateUtc="2024-09-22T15:51:00Z">
        <w:r>
          <w:rPr>
            <w:rFonts w:ascii="Times New Roman" w:eastAsia="Calibri" w:hAnsi="Times New Roman" w:cs="Times New Roman"/>
            <w:sz w:val="28"/>
            <w:szCs w:val="28"/>
          </w:rPr>
          <w:t>Демин М.</w:t>
        </w:r>
      </w:ins>
    </w:p>
    <w:p w14:paraId="6ADDE50E" w14:textId="77777777" w:rsidR="00513D2B" w:rsidRPr="009B0B99" w:rsidRDefault="00513D2B" w:rsidP="00513D2B">
      <w:pPr>
        <w:spacing w:after="0" w:line="360" w:lineRule="auto"/>
        <w:jc w:val="right"/>
        <w:rPr>
          <w:ins w:id="36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37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</w:r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</w:r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</w:r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</w:r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</w:r>
        <w:r w:rsidRPr="009B0B99">
          <w:rPr>
            <w:rFonts w:ascii="Times New Roman" w:eastAsia="Calibri" w:hAnsi="Times New Roman" w:cs="Times New Roman"/>
            <w:sz w:val="28"/>
            <w:szCs w:val="28"/>
          </w:rPr>
          <w:tab/>
          <w:t>Приняли:</w:t>
        </w:r>
      </w:ins>
    </w:p>
    <w:p w14:paraId="57162541" w14:textId="77777777" w:rsidR="006161F5" w:rsidRDefault="006161F5" w:rsidP="00513D2B">
      <w:pPr>
        <w:spacing w:after="0" w:line="360" w:lineRule="auto"/>
        <w:ind w:firstLine="5812"/>
        <w:jc w:val="right"/>
        <w:rPr>
          <w:ins w:id="38" w:author="Олег Лайновский" w:date="2024-09-22T18:53:00Z" w16du:dateUtc="2024-09-22T15:53:00Z"/>
          <w:rFonts w:ascii="Times New Roman" w:eastAsia="Calibri" w:hAnsi="Times New Roman" w:cs="Times New Roman"/>
          <w:sz w:val="28"/>
          <w:szCs w:val="28"/>
        </w:rPr>
      </w:pPr>
      <w:ins w:id="39" w:author="Олег Лайновский" w:date="2024-09-22T18:53:00Z" w16du:dateUtc="2024-09-22T15:53:00Z">
        <w:r>
          <w:rPr>
            <w:rFonts w:ascii="Times New Roman" w:eastAsia="Calibri" w:hAnsi="Times New Roman" w:cs="Times New Roman"/>
            <w:sz w:val="28"/>
            <w:szCs w:val="28"/>
          </w:rPr>
          <w:t>Федюнин Р.Н.</w:t>
        </w:r>
      </w:ins>
    </w:p>
    <w:p w14:paraId="3E7A99E9" w14:textId="4EC13A59" w:rsidR="00513D2B" w:rsidRPr="009B0B99" w:rsidRDefault="006161F5" w:rsidP="00513D2B">
      <w:pPr>
        <w:spacing w:after="0" w:line="360" w:lineRule="auto"/>
        <w:ind w:firstLine="5812"/>
        <w:jc w:val="right"/>
        <w:rPr>
          <w:ins w:id="40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  <w:ins w:id="41" w:author="Олег Лайновский" w:date="2024-09-22T18:54:00Z" w16du:dateUtc="2024-09-22T15:54:00Z">
        <w:r>
          <w:rPr>
            <w:rFonts w:ascii="Times New Roman" w:eastAsia="Calibri" w:hAnsi="Times New Roman" w:cs="Times New Roman"/>
            <w:sz w:val="28"/>
            <w:szCs w:val="28"/>
          </w:rPr>
          <w:t>Гурин Е.И.</w:t>
        </w:r>
      </w:ins>
    </w:p>
    <w:p w14:paraId="006F48A1" w14:textId="77777777" w:rsidR="00513D2B" w:rsidRPr="009B0B99" w:rsidRDefault="00513D2B" w:rsidP="00513D2B">
      <w:pPr>
        <w:spacing w:after="0" w:line="360" w:lineRule="auto"/>
        <w:rPr>
          <w:ins w:id="42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4841F8D1" w14:textId="77777777" w:rsidR="00513D2B" w:rsidRPr="009B0B99" w:rsidRDefault="00513D2B" w:rsidP="00513D2B">
      <w:pPr>
        <w:spacing w:after="0" w:line="360" w:lineRule="auto"/>
        <w:rPr>
          <w:ins w:id="43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25F349D6" w14:textId="77777777" w:rsidR="00513D2B" w:rsidRPr="009B0B99" w:rsidRDefault="00513D2B" w:rsidP="00513D2B">
      <w:pPr>
        <w:spacing w:after="0" w:line="360" w:lineRule="auto"/>
        <w:rPr>
          <w:ins w:id="44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016468DE" w14:textId="77777777" w:rsidR="00513D2B" w:rsidRPr="009B0B99" w:rsidRDefault="00513D2B" w:rsidP="00513D2B">
      <w:pPr>
        <w:spacing w:after="0" w:line="360" w:lineRule="auto"/>
        <w:rPr>
          <w:ins w:id="45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0417C320" w14:textId="77777777" w:rsidR="00513D2B" w:rsidRPr="009B0B99" w:rsidRDefault="00513D2B" w:rsidP="00513D2B">
      <w:pPr>
        <w:spacing w:after="0" w:line="360" w:lineRule="auto"/>
        <w:rPr>
          <w:ins w:id="46" w:author="Олег Лайновский" w:date="2024-09-22T18:32:00Z" w16du:dateUtc="2024-09-22T15:32:00Z"/>
          <w:rFonts w:ascii="Times New Roman" w:eastAsia="Calibri" w:hAnsi="Times New Roman" w:cs="Times New Roman"/>
          <w:sz w:val="28"/>
          <w:szCs w:val="28"/>
        </w:rPr>
      </w:pPr>
    </w:p>
    <w:p w14:paraId="1EA55821" w14:textId="77777777" w:rsidR="00513D2B" w:rsidRPr="009B0B99" w:rsidRDefault="00513D2B" w:rsidP="00513D2B">
      <w:pPr>
        <w:pStyle w:val="a4"/>
        <w:spacing w:after="0" w:line="360" w:lineRule="auto"/>
        <w:ind w:left="360"/>
        <w:jc w:val="center"/>
        <w:rPr>
          <w:ins w:id="47" w:author="Олег Лайновский" w:date="2024-09-22T18:32:00Z" w16du:dateUtc="2024-09-22T15:32:00Z"/>
          <w:rFonts w:ascii="Times New Roman" w:hAnsi="Times New Roman" w:cs="Times New Roman"/>
          <w:color w:val="000000"/>
          <w:sz w:val="28"/>
          <w:szCs w:val="28"/>
        </w:rPr>
      </w:pPr>
      <w:ins w:id="48" w:author="Олег Лайновский" w:date="2024-09-22T18:32:00Z" w16du:dateUtc="2024-09-22T15:32:00Z">
        <w:r w:rsidRPr="009B0B99">
          <w:rPr>
            <w:rFonts w:ascii="Times New Roman" w:eastAsia="Calibri" w:hAnsi="Times New Roman" w:cs="Times New Roman"/>
            <w:sz w:val="28"/>
            <w:szCs w:val="28"/>
          </w:rPr>
          <w:lastRenderedPageBreak/>
          <w:t>Пенза 202</w:t>
        </w:r>
        <w:bookmarkStart w:id="49" w:name="_Hlk158833555"/>
        <w:bookmarkEnd w:id="49"/>
        <w:r w:rsidRPr="009B0B99">
          <w:rPr>
            <w:rFonts w:ascii="Times New Roman" w:eastAsia="Calibri" w:hAnsi="Times New Roman" w:cs="Times New Roman"/>
            <w:sz w:val="28"/>
            <w:szCs w:val="28"/>
          </w:rPr>
          <w:t>4</w:t>
        </w:r>
      </w:ins>
    </w:p>
    <w:p w14:paraId="48329D1F" w14:textId="77777777" w:rsidR="00513D2B" w:rsidRPr="009B0B99" w:rsidRDefault="00513D2B" w:rsidP="00513D2B">
      <w:pPr>
        <w:spacing w:after="0" w:line="360" w:lineRule="auto"/>
        <w:rPr>
          <w:ins w:id="50" w:author="Олег Лайновский" w:date="2024-09-22T18:32:00Z" w16du:dateUtc="2024-09-22T15:32:00Z"/>
          <w:rFonts w:ascii="Times New Roman" w:hAnsi="Times New Roman" w:cs="Times New Roman"/>
          <w:b/>
          <w:sz w:val="28"/>
          <w:szCs w:val="28"/>
        </w:rPr>
      </w:pPr>
      <w:ins w:id="51" w:author="Олег Лайновский" w:date="2024-09-22T18:32:00Z" w16du:dateUtc="2024-09-22T15:32:00Z">
        <w:r w:rsidRPr="009B0B99">
          <w:rPr>
            <w:rFonts w:ascii="Times New Roman" w:hAnsi="Times New Roman" w:cs="Times New Roman"/>
            <w:b/>
            <w:sz w:val="28"/>
            <w:szCs w:val="28"/>
          </w:rPr>
          <w:t>Название</w:t>
        </w:r>
      </w:ins>
    </w:p>
    <w:p w14:paraId="2AAC5C3A" w14:textId="77777777" w:rsidR="00ED4480" w:rsidRPr="009B0B99" w:rsidRDefault="00ED4480" w:rsidP="00D13B45">
      <w:pPr>
        <w:keepNext/>
        <w:rPr>
          <w:ins w:id="52" w:author="Олег Лайновский" w:date="2024-09-22T18:37:00Z" w16du:dateUtc="2024-09-22T15:37:00Z"/>
          <w:rFonts w:ascii="Times New Roman" w:hAnsi="Times New Roman" w:cs="Times New Roman"/>
          <w:bCs/>
          <w:sz w:val="28"/>
          <w:szCs w:val="28"/>
        </w:rPr>
      </w:pPr>
      <w:ins w:id="53" w:author="Олег Лайновский" w:date="2024-09-22T18:37:00Z" w16du:dateUtc="2024-09-22T15:37:00Z">
        <w:r w:rsidRPr="009B0B99">
          <w:rPr>
            <w:rFonts w:ascii="Times New Roman" w:hAnsi="Times New Roman" w:cs="Times New Roman"/>
            <w:bCs/>
            <w:sz w:val="28"/>
            <w:szCs w:val="28"/>
          </w:rPr>
          <w:t>Знакомство с системами проектирования цифровых устройств.</w:t>
        </w:r>
      </w:ins>
    </w:p>
    <w:p w14:paraId="0CC27DD7" w14:textId="77777777" w:rsidR="00ED4480" w:rsidRPr="009B0B99" w:rsidRDefault="00ED4480" w:rsidP="00ED4480">
      <w:pPr>
        <w:rPr>
          <w:ins w:id="54" w:author="Олег Лайновский" w:date="2024-09-22T18:37:00Z" w16du:dateUtc="2024-09-22T15:37:00Z"/>
          <w:rFonts w:ascii="Times New Roman" w:hAnsi="Times New Roman" w:cs="Times New Roman"/>
          <w:b/>
          <w:sz w:val="28"/>
          <w:szCs w:val="28"/>
        </w:rPr>
      </w:pPr>
      <w:ins w:id="55" w:author="Олег Лайновский" w:date="2024-09-22T18:37:00Z" w16du:dateUtc="2024-09-22T15:37:00Z">
        <w:r w:rsidRPr="009B0B99">
          <w:rPr>
            <w:rFonts w:ascii="Times New Roman" w:hAnsi="Times New Roman" w:cs="Times New Roman"/>
            <w:b/>
            <w:sz w:val="28"/>
            <w:szCs w:val="28"/>
            <w:rPrChange w:id="56" w:author="Олег Лайновский" w:date="2024-09-22T18:38:00Z" w16du:dateUtc="2024-09-22T15:38:00Z">
              <w:rPr>
                <w:u w:val="single"/>
              </w:rPr>
            </w:rPrChange>
          </w:rPr>
          <w:t>Цель работы</w:t>
        </w:r>
      </w:ins>
    </w:p>
    <w:p w14:paraId="0754846C" w14:textId="2EEB56E5" w:rsidR="00ED4480" w:rsidRPr="009B0B99" w:rsidRDefault="00ED4480" w:rsidP="00ED4480">
      <w:pPr>
        <w:rPr>
          <w:ins w:id="57" w:author="Олег Лайновский" w:date="2024-09-22T18:37:00Z" w16du:dateUtc="2024-09-22T15:37:00Z"/>
          <w:rFonts w:ascii="Times New Roman" w:hAnsi="Times New Roman" w:cs="Times New Roman"/>
          <w:bCs/>
          <w:sz w:val="28"/>
          <w:szCs w:val="28"/>
        </w:rPr>
        <w:pPrChange w:id="58" w:author="Олег Лайновский" w:date="2024-09-22T18:37:00Z" w16du:dateUtc="2024-09-22T15:37:00Z">
          <w:pPr>
            <w:keepNext/>
          </w:pPr>
        </w:pPrChange>
      </w:pPr>
      <w:ins w:id="59" w:author="Олег Лайновский" w:date="2024-09-22T18:37:00Z" w16du:dateUtc="2024-09-22T15:37:00Z">
        <w:r w:rsidRPr="009B0B99">
          <w:rPr>
            <w:rFonts w:ascii="Times New Roman" w:hAnsi="Times New Roman" w:cs="Times New Roman"/>
            <w:bCs/>
            <w:sz w:val="28"/>
            <w:szCs w:val="28"/>
            <w:rPrChange w:id="60" w:author="Олег Лайновский" w:date="2024-09-22T18:38:00Z" w16du:dateUtc="2024-09-22T15:38:00Z">
              <w:rPr/>
            </w:rPrChange>
          </w:rPr>
          <w:t>И</w:t>
        </w:r>
        <w:r w:rsidRPr="009B0B99">
          <w:rPr>
            <w:rFonts w:ascii="Times New Roman" w:hAnsi="Times New Roman" w:cs="Times New Roman"/>
            <w:bCs/>
            <w:sz w:val="28"/>
            <w:szCs w:val="28"/>
            <w:rPrChange w:id="61" w:author="Олег Лайновский" w:date="2024-09-22T18:38:00Z" w16du:dateUtc="2024-09-22T15:38:00Z">
              <w:rPr/>
            </w:rPrChange>
          </w:rPr>
          <w:t xml:space="preserve">зучение принципов работы </w:t>
        </w:r>
        <w:r w:rsidRPr="009B0B99">
          <w:rPr>
            <w:rFonts w:ascii="Times New Roman" w:hAnsi="Times New Roman" w:cs="Times New Roman"/>
            <w:bCs/>
            <w:sz w:val="28"/>
            <w:szCs w:val="28"/>
            <w:rPrChange w:id="62" w:author="Олег Лайновский" w:date="2024-09-22T18:38:00Z" w16du:dateUtc="2024-09-22T15:38:00Z">
              <w:rPr>
                <w:bCs/>
              </w:rPr>
            </w:rPrChange>
          </w:rPr>
          <w:t xml:space="preserve">системы проектирования цифровых устройств </w:t>
        </w:r>
        <w:r w:rsidRPr="009B0B99">
          <w:rPr>
            <w:rFonts w:ascii="Times New Roman" w:hAnsi="Times New Roman" w:cs="Times New Roman"/>
            <w:bCs/>
            <w:sz w:val="28"/>
            <w:szCs w:val="28"/>
            <w:rPrChange w:id="63" w:author="Олег Лайновский" w:date="2024-09-22T18:38:00Z" w16du:dateUtc="2024-09-22T15:38:00Z">
              <w:rPr>
                <w:bCs/>
                <w:lang w:val="en-US"/>
              </w:rPr>
            </w:rPrChange>
          </w:rPr>
          <w:t>ISE</w:t>
        </w:r>
        <w:r w:rsidRPr="009B0B99">
          <w:rPr>
            <w:rFonts w:ascii="Times New Roman" w:hAnsi="Times New Roman" w:cs="Times New Roman"/>
            <w:bCs/>
            <w:sz w:val="28"/>
            <w:szCs w:val="28"/>
            <w:rPrChange w:id="64" w:author="Олег Лайновский" w:date="2024-09-22T18:38:00Z" w16du:dateUtc="2024-09-22T15:38:00Z">
              <w:rPr/>
            </w:rPrChange>
          </w:rPr>
          <w:t>.</w:t>
        </w:r>
      </w:ins>
    </w:p>
    <w:p w14:paraId="4708589F" w14:textId="3A7EB9D8" w:rsidR="00D13B45" w:rsidRPr="009B0B99" w:rsidRDefault="00D13B45" w:rsidP="00D13B45">
      <w:pPr>
        <w:keepNext/>
        <w:rPr>
          <w:rFonts w:ascii="Times New Roman" w:hAnsi="Times New Roman" w:cs="Times New Roman"/>
          <w:sz w:val="28"/>
          <w:szCs w:val="28"/>
          <w:rPrChange w:id="65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sz w:val="28"/>
          <w:szCs w:val="28"/>
          <w:rPrChange w:id="66" w:author="Олег Лайновский" w:date="2024-09-22T18:38:00Z" w16du:dateUtc="2024-09-22T15:38:00Z">
            <w:rPr/>
          </w:rPrChange>
        </w:rPr>
        <w:t>1. Разработка простейших логических схем.</w:t>
      </w:r>
    </w:p>
    <w:p w14:paraId="3EF5B57C" w14:textId="5D9E8117" w:rsidR="003A3BFF" w:rsidRPr="009B0B99" w:rsidRDefault="003A3BFF" w:rsidP="00D13B45">
      <w:pPr>
        <w:keepNext/>
        <w:rPr>
          <w:rFonts w:ascii="Times New Roman" w:hAnsi="Times New Roman" w:cs="Times New Roman"/>
          <w:sz w:val="28"/>
          <w:szCs w:val="28"/>
          <w:rPrChange w:id="67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noProof/>
          <w:sz w:val="28"/>
          <w:szCs w:val="28"/>
          <w:lang w:eastAsia="ru-RU"/>
          <w:rPrChange w:id="68" w:author="Олег Лайновский" w:date="2024-09-22T18:38:00Z" w16du:dateUtc="2024-09-22T15:38:00Z">
            <w:rPr>
              <w:noProof/>
              <w:lang w:eastAsia="ru-RU"/>
            </w:rPr>
          </w:rPrChange>
        </w:rPr>
        <w:drawing>
          <wp:inline distT="0" distB="0" distL="0" distR="0" wp14:anchorId="24CB3F3A" wp14:editId="24454ED1">
            <wp:extent cx="2648320" cy="352474"/>
            <wp:effectExtent l="0" t="0" r="0" b="9525"/>
            <wp:docPr id="1261164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4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D34" w14:textId="77AD3952" w:rsidR="00D13B45" w:rsidRPr="009B0B99" w:rsidRDefault="00D13B45" w:rsidP="00D13B45">
      <w:pPr>
        <w:rPr>
          <w:rFonts w:ascii="Times New Roman" w:hAnsi="Times New Roman" w:cs="Times New Roman"/>
          <w:sz w:val="28"/>
          <w:szCs w:val="28"/>
          <w:rPrChange w:id="69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sz w:val="28"/>
          <w:szCs w:val="28"/>
          <w:rPrChange w:id="70" w:author="Олег Лайновский" w:date="2024-09-22T18:38:00Z" w16du:dateUtc="2024-09-22T15:38:00Z">
            <w:rPr/>
          </w:rPrChange>
        </w:rPr>
        <w:t>1.1. Для заданной в табл.</w:t>
      </w:r>
      <w:del w:id="71" w:author="Олег Лайновский" w:date="2024-09-22T18:38:00Z" w16du:dateUtc="2024-09-22T15:38:00Z">
        <w:r w:rsidRPr="009B0B99" w:rsidDel="009B0B99">
          <w:rPr>
            <w:rFonts w:ascii="Times New Roman" w:hAnsi="Times New Roman" w:cs="Times New Roman"/>
            <w:sz w:val="28"/>
            <w:szCs w:val="28"/>
            <w:rPrChange w:id="72" w:author="Олег Лайновский" w:date="2024-09-22T18:38:00Z" w16du:dateUtc="2024-09-22T15:38:00Z">
              <w:rPr/>
            </w:rPrChange>
          </w:rPr>
          <w:delText xml:space="preserve"> 1</w:delText>
        </w:r>
      </w:del>
      <w:r w:rsidRPr="009B0B99">
        <w:rPr>
          <w:rFonts w:ascii="Times New Roman" w:hAnsi="Times New Roman" w:cs="Times New Roman"/>
          <w:sz w:val="28"/>
          <w:szCs w:val="28"/>
          <w:rPrChange w:id="73" w:author="Олег Лайновский" w:date="2024-09-22T18:38:00Z" w16du:dateUtc="2024-09-22T15:38:00Z">
            <w:rPr/>
          </w:rPrChange>
        </w:rPr>
        <w:t xml:space="preserve"> функции разработа</w:t>
      </w:r>
      <w:ins w:id="74" w:author="Олег Лайновский" w:date="2024-09-22T18:39:00Z" w16du:dateUtc="2024-09-22T15:39:00Z">
        <w:r w:rsidR="009B0B99">
          <w:rPr>
            <w:rFonts w:ascii="Times New Roman" w:hAnsi="Times New Roman" w:cs="Times New Roman"/>
            <w:sz w:val="28"/>
            <w:szCs w:val="28"/>
          </w:rPr>
          <w:t>и</w:t>
        </w:r>
      </w:ins>
      <w:del w:id="75" w:author="Олег Лайновский" w:date="2024-09-22T18:39:00Z" w16du:dateUtc="2024-09-22T15:39:00Z">
        <w:r w:rsidRPr="009B0B99" w:rsidDel="009B0B99">
          <w:rPr>
            <w:rFonts w:ascii="Times New Roman" w:hAnsi="Times New Roman" w:cs="Times New Roman"/>
            <w:sz w:val="28"/>
            <w:szCs w:val="28"/>
            <w:rPrChange w:id="76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77" w:author="Олег Лайновский" w:date="2024-09-22T18:38:00Z" w16du:dateUtc="2024-09-22T15:38:00Z">
            <w:rPr/>
          </w:rPrChange>
        </w:rPr>
        <w:t xml:space="preserve"> схему, провери</w:t>
      </w:r>
      <w:ins w:id="78" w:author="Олег Лайновский" w:date="2024-09-22T18:39:00Z" w16du:dateUtc="2024-09-22T15:39:00Z">
        <w:r w:rsidR="009B0B99">
          <w:rPr>
            <w:rFonts w:ascii="Times New Roman" w:hAnsi="Times New Roman" w:cs="Times New Roman"/>
            <w:sz w:val="28"/>
            <w:szCs w:val="28"/>
          </w:rPr>
          <w:t>и</w:t>
        </w:r>
      </w:ins>
      <w:del w:id="79" w:author="Олег Лайновский" w:date="2024-09-22T18:39:00Z" w16du:dateUtc="2024-09-22T15:39:00Z">
        <w:r w:rsidRPr="009B0B99" w:rsidDel="009B0B99">
          <w:rPr>
            <w:rFonts w:ascii="Times New Roman" w:hAnsi="Times New Roman" w:cs="Times New Roman"/>
            <w:sz w:val="28"/>
            <w:szCs w:val="28"/>
            <w:rPrChange w:id="80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81" w:author="Олег Лайновский" w:date="2024-09-22T18:38:00Z" w16du:dateUtc="2024-09-22T15:38:00Z">
            <w:rPr/>
          </w:rPrChange>
        </w:rPr>
        <w:t xml:space="preserve"> правильность ее функционирования с помощью функционального моделирования (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82" w:author="Олег Лайновский" w:date="2024-09-22T18:38:00Z" w16du:dateUtc="2024-09-22T15:38:00Z">
            <w:rPr>
              <w:lang w:val="en-US"/>
            </w:rPr>
          </w:rPrChange>
        </w:rPr>
        <w:t>Behavioral</w:t>
      </w:r>
      <w:r w:rsidRPr="009B0B99">
        <w:rPr>
          <w:rFonts w:ascii="Times New Roman" w:hAnsi="Times New Roman" w:cs="Times New Roman"/>
          <w:sz w:val="28"/>
          <w:szCs w:val="28"/>
          <w:rPrChange w:id="83" w:author="Олег Лайновский" w:date="2024-09-22T18:38:00Z" w16du:dateUtc="2024-09-22T15:38:00Z">
            <w:rPr/>
          </w:rPrChange>
        </w:rPr>
        <w:t xml:space="preserve">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84" w:author="Олег Лайновский" w:date="2024-09-22T18:38:00Z" w16du:dateUtc="2024-09-22T15:38:00Z">
            <w:rPr>
              <w:lang w:val="en-US"/>
            </w:rPr>
          </w:rPrChange>
        </w:rPr>
        <w:t>Simulation</w:t>
      </w:r>
      <w:r w:rsidRPr="009B0B99">
        <w:rPr>
          <w:rFonts w:ascii="Times New Roman" w:hAnsi="Times New Roman" w:cs="Times New Roman"/>
          <w:sz w:val="28"/>
          <w:szCs w:val="28"/>
          <w:rPrChange w:id="85" w:author="Олег Лайновский" w:date="2024-09-22T18:38:00Z" w16du:dateUtc="2024-09-22T15:38:00Z">
            <w:rPr/>
          </w:rPrChange>
        </w:rPr>
        <w:t xml:space="preserve">). </w:t>
      </w:r>
    </w:p>
    <w:p w14:paraId="31842627" w14:textId="77BD932E" w:rsidR="005C09E5" w:rsidRPr="009B0B99" w:rsidRDefault="00D13B45">
      <w:pPr>
        <w:rPr>
          <w:rFonts w:ascii="Times New Roman" w:hAnsi="Times New Roman" w:cs="Times New Roman"/>
          <w:sz w:val="28"/>
          <w:szCs w:val="28"/>
          <w:rPrChange w:id="86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noProof/>
          <w:sz w:val="28"/>
          <w:szCs w:val="28"/>
          <w:lang w:eastAsia="ru-RU"/>
          <w:rPrChange w:id="87" w:author="Олег Лайновский" w:date="2024-09-22T18:38:00Z" w16du:dateUtc="2024-09-22T15:38:00Z">
            <w:rPr>
              <w:noProof/>
              <w:lang w:eastAsia="ru-RU"/>
            </w:rPr>
          </w:rPrChange>
        </w:rPr>
        <w:drawing>
          <wp:inline distT="0" distB="0" distL="0" distR="0" wp14:anchorId="50C3774A" wp14:editId="44A0F4A9">
            <wp:extent cx="5940425" cy="2406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B99">
        <w:rPr>
          <w:rFonts w:ascii="Times New Roman" w:hAnsi="Times New Roman" w:cs="Times New Roman"/>
          <w:noProof/>
          <w:sz w:val="28"/>
          <w:szCs w:val="28"/>
          <w:lang w:eastAsia="ru-RU"/>
          <w:rPrChange w:id="88" w:author="Олег Лайновский" w:date="2024-09-22T18:38:00Z" w16du:dateUtc="2024-09-22T15:38:00Z">
            <w:rPr>
              <w:noProof/>
              <w:lang w:eastAsia="ru-RU"/>
            </w:rPr>
          </w:rPrChange>
        </w:rPr>
        <w:drawing>
          <wp:inline distT="0" distB="0" distL="0" distR="0" wp14:anchorId="3EC43A28" wp14:editId="2A77D28D">
            <wp:extent cx="5940425" cy="647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6DD7" w14:textId="69FE19A0" w:rsidR="00CC5DD0" w:rsidRPr="009B0B99" w:rsidRDefault="00D13B45" w:rsidP="00D13B45">
      <w:pPr>
        <w:tabs>
          <w:tab w:val="left" w:pos="7655"/>
        </w:tabs>
        <w:rPr>
          <w:rFonts w:ascii="Times New Roman" w:hAnsi="Times New Roman" w:cs="Times New Roman"/>
          <w:sz w:val="28"/>
          <w:szCs w:val="28"/>
          <w:rPrChange w:id="89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sz w:val="28"/>
          <w:szCs w:val="28"/>
          <w:rPrChange w:id="90" w:author="Олег Лайновский" w:date="2024-09-22T18:38:00Z" w16du:dateUtc="2024-09-22T15:38:00Z">
            <w:rPr/>
          </w:rPrChange>
        </w:rPr>
        <w:t>1.2. В разработанную в п. 1.1 схему добави</w:t>
      </w:r>
      <w:ins w:id="91" w:author="Олег Лайновский" w:date="2024-09-22T18:39:00Z" w16du:dateUtc="2024-09-22T15:39:00Z">
        <w:r w:rsidR="006A3785">
          <w:rPr>
            <w:rFonts w:ascii="Times New Roman" w:hAnsi="Times New Roman" w:cs="Times New Roman"/>
            <w:sz w:val="28"/>
            <w:szCs w:val="28"/>
          </w:rPr>
          <w:t>ли</w:t>
        </w:r>
      </w:ins>
      <w:del w:id="92" w:author="Олег Лайновский" w:date="2024-09-22T18:39:00Z" w16du:dateUtc="2024-09-22T15:39:00Z">
        <w:r w:rsidRPr="009B0B99" w:rsidDel="006A3785">
          <w:rPr>
            <w:rFonts w:ascii="Times New Roman" w:hAnsi="Times New Roman" w:cs="Times New Roman"/>
            <w:sz w:val="28"/>
            <w:szCs w:val="28"/>
            <w:rPrChange w:id="93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94" w:author="Олег Лайновский" w:date="2024-09-22T18:38:00Z" w16du:dateUtc="2024-09-22T15:38:00Z">
            <w:rPr/>
          </w:rPrChange>
        </w:rPr>
        <w:t xml:space="preserve"> триггер на выходе (элемент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95" w:author="Олег Лайновский" w:date="2024-09-22T18:38:00Z" w16du:dateUtc="2024-09-22T15:38:00Z">
            <w:rPr>
              <w:lang w:val="en-US"/>
            </w:rPr>
          </w:rPrChange>
        </w:rPr>
        <w:t>FD</w:t>
      </w:r>
      <w:r w:rsidRPr="009B0B99">
        <w:rPr>
          <w:rFonts w:ascii="Times New Roman" w:hAnsi="Times New Roman" w:cs="Times New Roman"/>
          <w:sz w:val="28"/>
          <w:szCs w:val="28"/>
          <w:rPrChange w:id="96" w:author="Олег Лайновский" w:date="2024-09-22T18:38:00Z" w16du:dateUtc="2024-09-22T15:38:00Z">
            <w:rPr/>
          </w:rPrChange>
        </w:rPr>
        <w:t xml:space="preserve"> в категории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97" w:author="Олег Лайновский" w:date="2024-09-22T18:38:00Z" w16du:dateUtc="2024-09-22T15:38:00Z">
            <w:rPr>
              <w:lang w:val="en-US"/>
            </w:rPr>
          </w:rPrChange>
        </w:rPr>
        <w:t>Flip</w:t>
      </w:r>
      <w:r w:rsidRPr="009B0B99">
        <w:rPr>
          <w:rFonts w:ascii="Times New Roman" w:hAnsi="Times New Roman" w:cs="Times New Roman"/>
          <w:sz w:val="28"/>
          <w:szCs w:val="28"/>
          <w:rPrChange w:id="98" w:author="Олег Лайновский" w:date="2024-09-22T18:38:00Z" w16du:dateUtc="2024-09-22T15:38:00Z">
            <w:rPr/>
          </w:rPrChange>
        </w:rPr>
        <w:t xml:space="preserve">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99" w:author="Олег Лайновский" w:date="2024-09-22T18:38:00Z" w16du:dateUtc="2024-09-22T15:38:00Z">
            <w:rPr>
              <w:lang w:val="en-US"/>
            </w:rPr>
          </w:rPrChange>
        </w:rPr>
        <w:t>Flop</w:t>
      </w:r>
      <w:r w:rsidRPr="009B0B99">
        <w:rPr>
          <w:rFonts w:ascii="Times New Roman" w:hAnsi="Times New Roman" w:cs="Times New Roman"/>
          <w:sz w:val="28"/>
          <w:szCs w:val="28"/>
          <w:rPrChange w:id="100" w:author="Олег Лайновский" w:date="2024-09-22T18:38:00Z" w16du:dateUtc="2024-09-22T15:38:00Z">
            <w:rPr/>
          </w:rPrChange>
        </w:rPr>
        <w:t xml:space="preserve">). Вход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101" w:author="Олег Лайновский" w:date="2024-09-22T18:38:00Z" w16du:dateUtc="2024-09-22T15:38:00Z">
            <w:rPr>
              <w:lang w:val="en-US"/>
            </w:rPr>
          </w:rPrChange>
        </w:rPr>
        <w:t>D</w:t>
      </w:r>
      <w:r w:rsidRPr="009B0B99">
        <w:rPr>
          <w:rFonts w:ascii="Times New Roman" w:hAnsi="Times New Roman" w:cs="Times New Roman"/>
          <w:sz w:val="28"/>
          <w:szCs w:val="28"/>
          <w:rPrChange w:id="102" w:author="Олег Лайновский" w:date="2024-09-22T18:38:00Z" w16du:dateUtc="2024-09-22T15:38:00Z">
            <w:rPr/>
          </w:rPrChange>
        </w:rPr>
        <w:t xml:space="preserve"> триггера подключи</w:t>
      </w:r>
      <w:ins w:id="103" w:author="Олег Лайновский" w:date="2024-09-22T18:39:00Z" w16du:dateUtc="2024-09-22T15:39:00Z">
        <w:r w:rsidR="006A3785">
          <w:rPr>
            <w:rFonts w:ascii="Times New Roman" w:hAnsi="Times New Roman" w:cs="Times New Roman"/>
            <w:sz w:val="28"/>
            <w:szCs w:val="28"/>
          </w:rPr>
          <w:t>ли</w:t>
        </w:r>
      </w:ins>
      <w:del w:id="104" w:author="Олег Лайновский" w:date="2024-09-22T18:39:00Z" w16du:dateUtc="2024-09-22T15:39:00Z">
        <w:r w:rsidRPr="009B0B99" w:rsidDel="006A3785">
          <w:rPr>
            <w:rFonts w:ascii="Times New Roman" w:hAnsi="Times New Roman" w:cs="Times New Roman"/>
            <w:sz w:val="28"/>
            <w:szCs w:val="28"/>
            <w:rPrChange w:id="105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106" w:author="Олег Лайновский" w:date="2024-09-22T18:38:00Z" w16du:dateUtc="2024-09-22T15:38:00Z">
            <w:rPr/>
          </w:rPrChange>
        </w:rPr>
        <w:t xml:space="preserve"> к выходу схемы, разработанной в п. 1.1, на вход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107" w:author="Олег Лайновский" w:date="2024-09-22T18:38:00Z" w16du:dateUtc="2024-09-22T15:38:00Z">
            <w:rPr>
              <w:lang w:val="en-US"/>
            </w:rPr>
          </w:rPrChange>
        </w:rPr>
        <w:t>C</w:t>
      </w:r>
      <w:r w:rsidRPr="009B0B99">
        <w:rPr>
          <w:rFonts w:ascii="Times New Roman" w:hAnsi="Times New Roman" w:cs="Times New Roman"/>
          <w:sz w:val="28"/>
          <w:szCs w:val="28"/>
          <w:rPrChange w:id="108" w:author="Олег Лайновский" w:date="2024-09-22T18:38:00Z" w16du:dateUtc="2024-09-22T15:38:00Z">
            <w:rPr/>
          </w:rPrChange>
        </w:rPr>
        <w:t xml:space="preserve"> подключи</w:t>
      </w:r>
      <w:ins w:id="109" w:author="Олег Лайновский" w:date="2024-09-22T18:39:00Z" w16du:dateUtc="2024-09-22T15:39:00Z">
        <w:r w:rsidR="006A3785">
          <w:rPr>
            <w:rFonts w:ascii="Times New Roman" w:hAnsi="Times New Roman" w:cs="Times New Roman"/>
            <w:sz w:val="28"/>
            <w:szCs w:val="28"/>
          </w:rPr>
          <w:t>ли</w:t>
        </w:r>
      </w:ins>
      <w:del w:id="110" w:author="Олег Лайновский" w:date="2024-09-22T18:39:00Z" w16du:dateUtc="2024-09-22T15:39:00Z">
        <w:r w:rsidRPr="009B0B99" w:rsidDel="006A3785">
          <w:rPr>
            <w:rFonts w:ascii="Times New Roman" w:hAnsi="Times New Roman" w:cs="Times New Roman"/>
            <w:sz w:val="28"/>
            <w:szCs w:val="28"/>
            <w:rPrChange w:id="111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112" w:author="Олег Лайновский" w:date="2024-09-22T18:38:00Z" w16du:dateUtc="2024-09-22T15:38:00Z">
            <w:rPr/>
          </w:rPrChange>
        </w:rPr>
        <w:t xml:space="preserve"> внешний сигнал </w:t>
      </w:r>
      <w:r w:rsidRPr="009B0B99">
        <w:rPr>
          <w:rFonts w:ascii="Times New Roman" w:hAnsi="Times New Roman" w:cs="Times New Roman"/>
          <w:sz w:val="28"/>
          <w:szCs w:val="28"/>
          <w:lang w:val="en-US"/>
          <w:rPrChange w:id="113" w:author="Олег Лайновский" w:date="2024-09-22T18:38:00Z" w16du:dateUtc="2024-09-22T15:38:00Z">
            <w:rPr>
              <w:lang w:val="en-US"/>
            </w:rPr>
          </w:rPrChange>
        </w:rPr>
        <w:t>clk</w:t>
      </w:r>
      <w:r w:rsidRPr="009B0B99">
        <w:rPr>
          <w:rFonts w:ascii="Times New Roman" w:hAnsi="Times New Roman" w:cs="Times New Roman"/>
          <w:sz w:val="28"/>
          <w:szCs w:val="28"/>
          <w:rPrChange w:id="114" w:author="Олег Лайновский" w:date="2024-09-22T18:38:00Z" w16du:dateUtc="2024-09-22T15:38:00Z">
            <w:rPr/>
          </w:rPrChange>
        </w:rPr>
        <w:t xml:space="preserve">. </w:t>
      </w:r>
    </w:p>
    <w:p w14:paraId="5F26D367" w14:textId="213CD988" w:rsidR="00CC5DD0" w:rsidRPr="009B0B99" w:rsidRDefault="00D13B45">
      <w:pPr>
        <w:rPr>
          <w:rFonts w:ascii="Times New Roman" w:hAnsi="Times New Roman" w:cs="Times New Roman"/>
          <w:sz w:val="28"/>
          <w:szCs w:val="28"/>
          <w:lang w:val="en-US"/>
          <w:rPrChange w:id="115" w:author="Олег Лайновский" w:date="2024-09-22T18:38:00Z" w16du:dateUtc="2024-09-22T15:38:00Z">
            <w:rPr>
              <w:lang w:val="en-US"/>
            </w:rPr>
          </w:rPrChange>
        </w:rPr>
      </w:pPr>
      <w:r w:rsidRPr="009B0B99">
        <w:rPr>
          <w:rFonts w:ascii="Times New Roman" w:hAnsi="Times New Roman" w:cs="Times New Roman"/>
          <w:noProof/>
          <w:sz w:val="28"/>
          <w:szCs w:val="28"/>
          <w:lang w:eastAsia="ru-RU"/>
          <w:rPrChange w:id="116" w:author="Олег Лайновский" w:date="2024-09-22T18:38:00Z" w16du:dateUtc="2024-09-22T15:38:00Z">
            <w:rPr>
              <w:noProof/>
              <w:lang w:eastAsia="ru-RU"/>
            </w:rPr>
          </w:rPrChange>
        </w:rPr>
        <w:lastRenderedPageBreak/>
        <w:drawing>
          <wp:inline distT="0" distB="0" distL="0" distR="0" wp14:anchorId="4758FE50" wp14:editId="330C2590">
            <wp:extent cx="5940425" cy="1838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B99">
        <w:rPr>
          <w:rFonts w:ascii="Times New Roman" w:hAnsi="Times New Roman" w:cs="Times New Roman"/>
          <w:noProof/>
          <w:sz w:val="28"/>
          <w:szCs w:val="28"/>
          <w:lang w:eastAsia="ru-RU"/>
          <w:rPrChange w:id="117" w:author="Олег Лайновский" w:date="2024-09-22T18:38:00Z" w16du:dateUtc="2024-09-22T15:38:00Z">
            <w:rPr>
              <w:noProof/>
              <w:lang w:eastAsia="ru-RU"/>
            </w:rPr>
          </w:rPrChange>
        </w:rPr>
        <w:drawing>
          <wp:inline distT="0" distB="0" distL="0" distR="0" wp14:anchorId="3672078F" wp14:editId="37413877">
            <wp:extent cx="5940425" cy="662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F0A" w14:textId="6B9114B2" w:rsidR="001D6DF0" w:rsidRPr="009B0B99" w:rsidRDefault="001D6DF0">
      <w:pPr>
        <w:rPr>
          <w:ins w:id="118" w:author="Олег Лайновский" w:date="2024-09-15T16:06:00Z"/>
          <w:rFonts w:ascii="Times New Roman" w:hAnsi="Times New Roman" w:cs="Times New Roman"/>
          <w:sz w:val="28"/>
          <w:szCs w:val="28"/>
          <w:rPrChange w:id="119" w:author="Олег Лайновский" w:date="2024-09-22T18:38:00Z" w16du:dateUtc="2024-09-22T15:38:00Z">
            <w:rPr>
              <w:ins w:id="120" w:author="Олег Лайновский" w:date="2024-09-15T16:06:00Z"/>
            </w:rPr>
          </w:rPrChange>
        </w:rPr>
      </w:pPr>
      <w:r w:rsidRPr="009B0B99">
        <w:rPr>
          <w:rFonts w:ascii="Times New Roman" w:hAnsi="Times New Roman" w:cs="Times New Roman"/>
          <w:sz w:val="28"/>
          <w:szCs w:val="28"/>
          <w:rPrChange w:id="121" w:author="Олег Лайновский" w:date="2024-09-22T18:38:00Z" w16du:dateUtc="2024-09-22T15:38:00Z">
            <w:rPr/>
          </w:rPrChange>
        </w:rPr>
        <w:t xml:space="preserve">Удалили файл </w:t>
      </w:r>
      <w:ins w:id="122" w:author="Олег Лайновский" w:date="2024-09-15T16:06:00Z">
        <w:r w:rsidRPr="009B0B99">
          <w:rPr>
            <w:rFonts w:ascii="Times New Roman" w:hAnsi="Times New Roman" w:cs="Times New Roman"/>
            <w:sz w:val="28"/>
            <w:szCs w:val="28"/>
            <w:lang w:val="en-US"/>
            <w:rPrChange w:id="123" w:author="Олег Лайновский" w:date="2024-09-22T18:38:00Z" w16du:dateUtc="2024-09-22T15:38:00Z">
              <w:rPr>
                <w:lang w:val="en-US"/>
              </w:rPr>
            </w:rPrChange>
          </w:rPr>
          <w:t>tbw</w:t>
        </w:r>
        <w:r w:rsidRPr="009B0B99">
          <w:rPr>
            <w:rFonts w:ascii="Times New Roman" w:hAnsi="Times New Roman" w:cs="Times New Roman"/>
            <w:sz w:val="28"/>
            <w:szCs w:val="28"/>
            <w:rPrChange w:id="124" w:author="Олег Лайновский" w:date="2024-09-22T18:38:00Z" w16du:dateUtc="2024-09-22T15:38:00Z">
              <w:rPr>
                <w:lang w:val="en-US"/>
              </w:rPr>
            </w:rPrChange>
          </w:rPr>
          <w:t xml:space="preserve"> </w:t>
        </w:r>
        <w:r w:rsidRPr="009B0B99">
          <w:rPr>
            <w:rFonts w:ascii="Times New Roman" w:hAnsi="Times New Roman" w:cs="Times New Roman"/>
            <w:sz w:val="28"/>
            <w:szCs w:val="28"/>
            <w:rPrChange w:id="125" w:author="Олег Лайновский" w:date="2024-09-22T18:38:00Z" w16du:dateUtc="2024-09-22T15:38:00Z">
              <w:rPr/>
            </w:rPrChange>
          </w:rPr>
          <w:t>и создали заново с нужными характеристиками</w:t>
        </w:r>
      </w:ins>
    </w:p>
    <w:p w14:paraId="1FE245D5" w14:textId="2F0E4FCB" w:rsidR="001D6DF0" w:rsidRPr="009B0B99" w:rsidRDefault="001D6DF0">
      <w:pPr>
        <w:rPr>
          <w:ins w:id="126" w:author="Олег Лайновский" w:date="2024-09-15T16:15:00Z"/>
          <w:rFonts w:ascii="Times New Roman" w:hAnsi="Times New Roman" w:cs="Times New Roman"/>
          <w:sz w:val="28"/>
          <w:szCs w:val="28"/>
          <w:rPrChange w:id="127" w:author="Олег Лайновский" w:date="2024-09-22T18:38:00Z" w16du:dateUtc="2024-09-22T15:38:00Z">
            <w:rPr>
              <w:ins w:id="128" w:author="Олег Лайновский" w:date="2024-09-15T16:15:00Z"/>
            </w:rPr>
          </w:rPrChange>
        </w:rPr>
      </w:pPr>
      <w:ins w:id="129" w:author="Олег Лайновский" w:date="2024-09-15T16:13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130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5317E601" wp14:editId="56DF843C">
              <wp:extent cx="5334744" cy="5239481"/>
              <wp:effectExtent l="0" t="0" r="0" b="0"/>
              <wp:docPr id="443126946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3126946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744" cy="52394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3CE032" w14:textId="6EFE86AC" w:rsidR="001D6DF0" w:rsidRPr="009B0B99" w:rsidRDefault="004962A1">
      <w:pPr>
        <w:rPr>
          <w:ins w:id="131" w:author="Олег Лайновский" w:date="2024-09-15T16:18:00Z"/>
          <w:rFonts w:ascii="Times New Roman" w:hAnsi="Times New Roman" w:cs="Times New Roman"/>
          <w:sz w:val="28"/>
          <w:szCs w:val="28"/>
          <w:rPrChange w:id="132" w:author="Олег Лайновский" w:date="2024-09-22T18:38:00Z" w16du:dateUtc="2024-09-22T15:38:00Z">
            <w:rPr>
              <w:ins w:id="133" w:author="Олег Лайновский" w:date="2024-09-15T16:18:00Z"/>
            </w:rPr>
          </w:rPrChange>
        </w:rPr>
      </w:pPr>
      <w:ins w:id="134" w:author="Олег Лайновский" w:date="2024-09-15T16:18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135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35816A33" wp14:editId="62FC0B3C">
              <wp:extent cx="5940425" cy="1672590"/>
              <wp:effectExtent l="0" t="0" r="3175" b="3810"/>
              <wp:docPr id="1829863559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9863559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672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ECCE20" w14:textId="224A84C0" w:rsidR="004962A1" w:rsidRPr="009B0B99" w:rsidRDefault="004962A1">
      <w:pPr>
        <w:rPr>
          <w:ins w:id="136" w:author="Олег Лайновский" w:date="2024-09-15T17:02:00Z"/>
          <w:rFonts w:ascii="Times New Roman" w:hAnsi="Times New Roman" w:cs="Times New Roman"/>
          <w:sz w:val="28"/>
          <w:szCs w:val="28"/>
          <w:rPrChange w:id="137" w:author="Олег Лайновский" w:date="2024-09-22T18:38:00Z" w16du:dateUtc="2024-09-22T15:38:00Z">
            <w:rPr>
              <w:ins w:id="138" w:author="Олег Лайновский" w:date="2024-09-15T17:02:00Z"/>
            </w:rPr>
          </w:rPrChange>
        </w:rPr>
      </w:pPr>
      <w:ins w:id="139" w:author="Олег Лайновский" w:date="2024-09-15T16:18:00Z">
        <w:r w:rsidRPr="009B0B99">
          <w:rPr>
            <w:rFonts w:ascii="Times New Roman" w:hAnsi="Times New Roman" w:cs="Times New Roman"/>
            <w:sz w:val="28"/>
            <w:szCs w:val="28"/>
            <w:rPrChange w:id="140" w:author="Олег Лайновский" w:date="2024-09-22T18:38:00Z" w16du:dateUtc="2024-09-22T15:38:00Z">
              <w:rPr/>
            </w:rPrChange>
          </w:rPr>
          <w:t>Как в</w:t>
        </w:r>
      </w:ins>
      <w:ins w:id="141" w:author="Олег Лайновский" w:date="2024-09-15T16:19:00Z">
        <w:r w:rsidRPr="009B0B99">
          <w:rPr>
            <w:rFonts w:ascii="Times New Roman" w:hAnsi="Times New Roman" w:cs="Times New Roman"/>
            <w:sz w:val="28"/>
            <w:szCs w:val="28"/>
            <w:rPrChange w:id="142" w:author="Олег Лайновский" w:date="2024-09-22T18:38:00Z" w16du:dateUtc="2024-09-22T15:38:00Z">
              <w:rPr/>
            </w:rPrChange>
          </w:rPr>
          <w:t xml:space="preserve">идно из рисунков, сигнал с </w:t>
        </w:r>
        <w:r w:rsidRPr="009B0B99">
          <w:rPr>
            <w:rFonts w:ascii="Times New Roman" w:hAnsi="Times New Roman" w:cs="Times New Roman"/>
            <w:sz w:val="28"/>
            <w:szCs w:val="28"/>
            <w:lang w:val="en-US"/>
            <w:rPrChange w:id="143" w:author="Олег Лайновский" w:date="2024-09-22T18:38:00Z" w16du:dateUtc="2024-09-22T15:38:00Z">
              <w:rPr>
                <w:lang w:val="en-US"/>
              </w:rPr>
            </w:rPrChange>
          </w:rPr>
          <w:t>D</w:t>
        </w:r>
        <w:r w:rsidRPr="009B0B99">
          <w:rPr>
            <w:rFonts w:ascii="Times New Roman" w:hAnsi="Times New Roman" w:cs="Times New Roman"/>
            <w:sz w:val="28"/>
            <w:szCs w:val="28"/>
            <w:rPrChange w:id="144" w:author="Олег Лайновский" w:date="2024-09-22T18:38:00Z" w16du:dateUtc="2024-09-22T15:38:00Z">
              <w:rPr>
                <w:lang w:val="en-US"/>
              </w:rPr>
            </w:rPrChange>
          </w:rPr>
          <w:t xml:space="preserve"> </w:t>
        </w:r>
        <w:r w:rsidRPr="009B0B99">
          <w:rPr>
            <w:rFonts w:ascii="Times New Roman" w:hAnsi="Times New Roman" w:cs="Times New Roman"/>
            <w:sz w:val="28"/>
            <w:szCs w:val="28"/>
            <w:rPrChange w:id="145" w:author="Олег Лайновский" w:date="2024-09-22T18:38:00Z" w16du:dateUtc="2024-09-22T15:38:00Z">
              <w:rPr/>
            </w:rPrChange>
          </w:rPr>
          <w:t>триггером переключается только с возрастающем фронтом на входе С.</w:t>
        </w:r>
      </w:ins>
    </w:p>
    <w:p w14:paraId="1C323C60" w14:textId="5A13B96D" w:rsidR="00120B8B" w:rsidRPr="009B0B99" w:rsidRDefault="00120B8B">
      <w:pPr>
        <w:spacing w:before="120"/>
        <w:rPr>
          <w:ins w:id="146" w:author="Олег Лайновский" w:date="2024-09-15T17:02:00Z"/>
          <w:rFonts w:ascii="Times New Roman" w:hAnsi="Times New Roman" w:cs="Times New Roman"/>
          <w:sz w:val="28"/>
          <w:szCs w:val="28"/>
          <w:rPrChange w:id="147" w:author="Олег Лайновский" w:date="2024-09-22T18:38:00Z" w16du:dateUtc="2024-09-22T15:38:00Z">
            <w:rPr>
              <w:ins w:id="148" w:author="Олег Лайновский" w:date="2024-09-15T17:02:00Z"/>
            </w:rPr>
          </w:rPrChange>
        </w:rPr>
        <w:pPrChange w:id="149" w:author="Олег Лайновский" w:date="2024-09-15T17:04:00Z">
          <w:pPr/>
        </w:pPrChange>
      </w:pPr>
      <w:ins w:id="150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51" w:author="Олег Лайновский" w:date="2024-09-22T18:38:00Z" w16du:dateUtc="2024-09-22T15:38:00Z">
              <w:rPr/>
            </w:rPrChange>
          </w:rPr>
          <w:t>1.3. В разработанную в п. 1.2 схему добави</w:t>
        </w:r>
      </w:ins>
      <w:ins w:id="152" w:author="Олег Лайновский" w:date="2024-09-22T18:40:00Z" w16du:dateUtc="2024-09-22T15:40:00Z">
        <w:r w:rsidR="00053880">
          <w:rPr>
            <w:rFonts w:ascii="Times New Roman" w:hAnsi="Times New Roman" w:cs="Times New Roman"/>
            <w:sz w:val="28"/>
            <w:szCs w:val="28"/>
          </w:rPr>
          <w:t>ли</w:t>
        </w:r>
      </w:ins>
      <w:ins w:id="153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54" w:author="Олег Лайновский" w:date="2024-09-22T18:38:00Z" w16du:dateUtc="2024-09-22T15:38:00Z">
              <w:rPr/>
            </w:rPrChange>
          </w:rPr>
          <w:t xml:space="preserve"> триггеры на входах. Провери</w:t>
        </w:r>
      </w:ins>
      <w:ins w:id="155" w:author="Олег Лайновский" w:date="2024-09-22T18:40:00Z" w16du:dateUtc="2024-09-22T15:40:00Z">
        <w:r w:rsidR="00053880">
          <w:rPr>
            <w:rFonts w:ascii="Times New Roman" w:hAnsi="Times New Roman" w:cs="Times New Roman"/>
            <w:sz w:val="28"/>
            <w:szCs w:val="28"/>
          </w:rPr>
          <w:t>ли</w:t>
        </w:r>
      </w:ins>
      <w:ins w:id="156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57" w:author="Олег Лайновский" w:date="2024-09-22T18:38:00Z" w16du:dateUtc="2024-09-22T15:38:00Z">
              <w:rPr/>
            </w:rPrChange>
          </w:rPr>
          <w:t xml:space="preserve"> работу полученной схем</w:t>
        </w:r>
      </w:ins>
      <w:ins w:id="158" w:author="Олег Лайновский" w:date="2024-09-22T18:40:00Z" w16du:dateUtc="2024-09-22T15:40:00Z">
        <w:r w:rsidR="00053880">
          <w:rPr>
            <w:rFonts w:ascii="Times New Roman" w:hAnsi="Times New Roman" w:cs="Times New Roman"/>
            <w:sz w:val="28"/>
            <w:szCs w:val="28"/>
          </w:rPr>
          <w:t>ы</w:t>
        </w:r>
      </w:ins>
      <w:ins w:id="159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60" w:author="Олег Лайновский" w:date="2024-09-22T18:38:00Z" w16du:dateUtc="2024-09-22T15:38:00Z">
              <w:rPr/>
            </w:rPrChange>
          </w:rPr>
          <w:t xml:space="preserve"> с помощью функционального моделирования (</w:t>
        </w:r>
        <w:r w:rsidRPr="009B0B99">
          <w:rPr>
            <w:rFonts w:ascii="Times New Roman" w:hAnsi="Times New Roman" w:cs="Times New Roman"/>
            <w:sz w:val="28"/>
            <w:szCs w:val="28"/>
            <w:lang w:val="en-US"/>
            <w:rPrChange w:id="161" w:author="Олег Лайновский" w:date="2024-09-22T18:38:00Z" w16du:dateUtc="2024-09-22T15:38:00Z">
              <w:rPr>
                <w:lang w:val="en-US"/>
              </w:rPr>
            </w:rPrChange>
          </w:rPr>
          <w:t>Behavioral</w:t>
        </w:r>
        <w:r w:rsidRPr="009B0B99">
          <w:rPr>
            <w:rFonts w:ascii="Times New Roman" w:hAnsi="Times New Roman" w:cs="Times New Roman"/>
            <w:sz w:val="28"/>
            <w:szCs w:val="28"/>
            <w:rPrChange w:id="162" w:author="Олег Лайновский" w:date="2024-09-22T18:38:00Z" w16du:dateUtc="2024-09-22T15:38:00Z">
              <w:rPr/>
            </w:rPrChange>
          </w:rPr>
          <w:t xml:space="preserve"> </w:t>
        </w:r>
        <w:r w:rsidRPr="009B0B99">
          <w:rPr>
            <w:rFonts w:ascii="Times New Roman" w:hAnsi="Times New Roman" w:cs="Times New Roman"/>
            <w:sz w:val="28"/>
            <w:szCs w:val="28"/>
            <w:lang w:val="en-US"/>
            <w:rPrChange w:id="163" w:author="Олег Лайновский" w:date="2024-09-22T18:38:00Z" w16du:dateUtc="2024-09-22T15:38:00Z">
              <w:rPr>
                <w:lang w:val="en-US"/>
              </w:rPr>
            </w:rPrChange>
          </w:rPr>
          <w:t>Simulation</w:t>
        </w:r>
        <w:r w:rsidRPr="009B0B99">
          <w:rPr>
            <w:rFonts w:ascii="Times New Roman" w:hAnsi="Times New Roman" w:cs="Times New Roman"/>
            <w:sz w:val="28"/>
            <w:szCs w:val="28"/>
            <w:rPrChange w:id="164" w:author="Олег Лайновский" w:date="2024-09-22T18:38:00Z" w16du:dateUtc="2024-09-22T15:38:00Z">
              <w:rPr/>
            </w:rPrChange>
          </w:rPr>
          <w:t>).  Сравни</w:t>
        </w:r>
      </w:ins>
      <w:ins w:id="165" w:author="Олег Лайновский" w:date="2024-09-22T18:40:00Z" w16du:dateUtc="2024-09-22T15:40:00Z">
        <w:r w:rsidR="00053880">
          <w:rPr>
            <w:rFonts w:ascii="Times New Roman" w:hAnsi="Times New Roman" w:cs="Times New Roman"/>
            <w:sz w:val="28"/>
            <w:szCs w:val="28"/>
          </w:rPr>
          <w:t>ли</w:t>
        </w:r>
      </w:ins>
      <w:ins w:id="166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67" w:author="Олег Лайновский" w:date="2024-09-22T18:38:00Z" w16du:dateUtc="2024-09-22T15:38:00Z">
              <w:rPr/>
            </w:rPrChange>
          </w:rPr>
          <w:t xml:space="preserve"> результаты п. 1.1, п. 1.2 и п. 1.3, сдела</w:t>
        </w:r>
      </w:ins>
      <w:ins w:id="168" w:author="Олег Лайновский" w:date="2024-09-22T18:40:00Z" w16du:dateUtc="2024-09-22T15:40:00Z">
        <w:r w:rsidR="00053880">
          <w:rPr>
            <w:rFonts w:ascii="Times New Roman" w:hAnsi="Times New Roman" w:cs="Times New Roman"/>
            <w:sz w:val="28"/>
            <w:szCs w:val="28"/>
          </w:rPr>
          <w:t>ли</w:t>
        </w:r>
      </w:ins>
      <w:ins w:id="169" w:author="Олег Лайновский" w:date="2024-09-15T17:04:00Z">
        <w:r w:rsidRPr="009B0B99">
          <w:rPr>
            <w:rFonts w:ascii="Times New Roman" w:hAnsi="Times New Roman" w:cs="Times New Roman"/>
            <w:sz w:val="28"/>
            <w:szCs w:val="28"/>
            <w:rPrChange w:id="170" w:author="Олег Лайновский" w:date="2024-09-22T18:38:00Z" w16du:dateUtc="2024-09-22T15:38:00Z">
              <w:rPr/>
            </w:rPrChange>
          </w:rPr>
          <w:t xml:space="preserve"> выводы.</w:t>
        </w:r>
      </w:ins>
    </w:p>
    <w:p w14:paraId="37474762" w14:textId="5F5A5DC3" w:rsidR="00120B8B" w:rsidRPr="009B0B99" w:rsidRDefault="00120B8B">
      <w:pPr>
        <w:rPr>
          <w:ins w:id="171" w:author="Олег Лайновский" w:date="2024-09-15T17:03:00Z"/>
          <w:rFonts w:ascii="Times New Roman" w:hAnsi="Times New Roman" w:cs="Times New Roman"/>
          <w:sz w:val="28"/>
          <w:szCs w:val="28"/>
          <w:rPrChange w:id="172" w:author="Олег Лайновский" w:date="2024-09-22T18:38:00Z" w16du:dateUtc="2024-09-22T15:38:00Z">
            <w:rPr>
              <w:ins w:id="173" w:author="Олег Лайновский" w:date="2024-09-15T17:03:00Z"/>
            </w:rPr>
          </w:rPrChange>
        </w:rPr>
      </w:pPr>
      <w:ins w:id="174" w:author="Олег Лайновский" w:date="2024-09-15T17:02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175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28CBDDC7" wp14:editId="40DD6E8C">
              <wp:extent cx="5940425" cy="2640330"/>
              <wp:effectExtent l="0" t="0" r="3175" b="7620"/>
              <wp:docPr id="311143687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1143687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640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CCB4AE" w14:textId="0A9C3A8C" w:rsidR="00120B8B" w:rsidRPr="009B0B99" w:rsidRDefault="00120B8B">
      <w:pPr>
        <w:rPr>
          <w:ins w:id="176" w:author="Олег Лайновский" w:date="2024-09-15T17:23:00Z"/>
          <w:rFonts w:ascii="Times New Roman" w:hAnsi="Times New Roman" w:cs="Times New Roman"/>
          <w:sz w:val="28"/>
          <w:szCs w:val="28"/>
          <w:rPrChange w:id="177" w:author="Олег Лайновский" w:date="2024-09-22T18:38:00Z" w16du:dateUtc="2024-09-22T15:38:00Z">
            <w:rPr>
              <w:ins w:id="178" w:author="Олег Лайновский" w:date="2024-09-15T17:23:00Z"/>
            </w:rPr>
          </w:rPrChange>
        </w:rPr>
      </w:pPr>
      <w:ins w:id="179" w:author="Олег Лайновский" w:date="2024-09-15T17:05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180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27876BB0" wp14:editId="6D33545F">
              <wp:extent cx="5940425" cy="824865"/>
              <wp:effectExtent l="0" t="0" r="3175" b="0"/>
              <wp:docPr id="1485401442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85401442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824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81" w:author="Олег Лайновский" w:date="2024-09-15T17:07:00Z">
        <w:r w:rsidRPr="009B0B99">
          <w:rPr>
            <w:rFonts w:ascii="Times New Roman" w:hAnsi="Times New Roman" w:cs="Times New Roman"/>
            <w:sz w:val="28"/>
            <w:szCs w:val="28"/>
            <w:rPrChange w:id="182" w:author="Олег Лайновский" w:date="2024-09-22T18:38:00Z" w16du:dateUtc="2024-09-22T15:38:00Z">
              <w:rPr/>
            </w:rPrChange>
          </w:rPr>
          <w:t xml:space="preserve"> Как видно из рисунков, сигнал с </w:t>
        </w:r>
        <w:r w:rsidRPr="009B0B99">
          <w:rPr>
            <w:rFonts w:ascii="Times New Roman" w:hAnsi="Times New Roman" w:cs="Times New Roman"/>
            <w:sz w:val="28"/>
            <w:szCs w:val="28"/>
            <w:lang w:val="en-US"/>
            <w:rPrChange w:id="183" w:author="Олег Лайновский" w:date="2024-09-22T18:38:00Z" w16du:dateUtc="2024-09-22T15:38:00Z">
              <w:rPr>
                <w:lang w:val="en-US"/>
              </w:rPr>
            </w:rPrChange>
          </w:rPr>
          <w:t>D</w:t>
        </w:r>
        <w:r w:rsidRPr="009B0B99">
          <w:rPr>
            <w:rFonts w:ascii="Times New Roman" w:hAnsi="Times New Roman" w:cs="Times New Roman"/>
            <w:sz w:val="28"/>
            <w:szCs w:val="28"/>
            <w:rPrChange w:id="184" w:author="Олег Лайновский" w:date="2024-09-22T18:38:00Z" w16du:dateUtc="2024-09-22T15:38:00Z">
              <w:rPr/>
            </w:rPrChange>
          </w:rPr>
          <w:t xml:space="preserve"> триггером переключается только с возрастающем фронтом на входе С.</w:t>
        </w:r>
      </w:ins>
    </w:p>
    <w:p w14:paraId="13B332BB" w14:textId="3A56667C" w:rsidR="005F211E" w:rsidRPr="009B0B99" w:rsidRDefault="005F211E">
      <w:pPr>
        <w:rPr>
          <w:ins w:id="185" w:author="Олег Лайновский" w:date="2024-09-15T17:24:00Z"/>
          <w:rFonts w:ascii="Times New Roman" w:hAnsi="Times New Roman" w:cs="Times New Roman"/>
          <w:sz w:val="28"/>
          <w:szCs w:val="28"/>
          <w:rPrChange w:id="186" w:author="Олег Лайновский" w:date="2024-09-22T18:38:00Z" w16du:dateUtc="2024-09-22T15:38:00Z">
            <w:rPr>
              <w:ins w:id="187" w:author="Олег Лайновский" w:date="2024-09-15T17:24:00Z"/>
            </w:rPr>
          </w:rPrChange>
        </w:rPr>
      </w:pPr>
      <w:ins w:id="188" w:author="Олег Лайновский" w:date="2024-09-15T17:23:00Z">
        <w:r w:rsidRPr="009B0B99">
          <w:rPr>
            <w:rFonts w:ascii="Times New Roman" w:hAnsi="Times New Roman" w:cs="Times New Roman"/>
            <w:sz w:val="28"/>
            <w:szCs w:val="28"/>
            <w:rPrChange w:id="189" w:author="Олег Лайновский" w:date="2024-09-22T18:38:00Z" w16du:dateUtc="2024-09-22T15:38:00Z">
              <w:rPr/>
            </w:rPrChange>
          </w:rPr>
          <w:t xml:space="preserve">1.4 </w:t>
        </w:r>
      </w:ins>
      <w:ins w:id="190" w:author="Олег Лайновский" w:date="2024-09-22T18:41:00Z" w16du:dateUtc="2024-09-22T15:41:00Z">
        <w:r w:rsidR="003B1C17" w:rsidRPr="003B1C17">
          <w:rPr>
            <w:rFonts w:ascii="Times New Roman" w:hAnsi="Times New Roman" w:cs="Times New Roman"/>
            <w:sz w:val="28"/>
            <w:szCs w:val="28"/>
          </w:rPr>
          <w:t>Разработа</w:t>
        </w:r>
        <w:r w:rsidR="003B1C17">
          <w:rPr>
            <w:rFonts w:ascii="Times New Roman" w:hAnsi="Times New Roman" w:cs="Times New Roman"/>
            <w:sz w:val="28"/>
            <w:szCs w:val="28"/>
          </w:rPr>
          <w:t>ли</w:t>
        </w:r>
        <w:r w:rsidR="003B1C17" w:rsidRPr="003B1C17">
          <w:rPr>
            <w:rFonts w:ascii="Times New Roman" w:hAnsi="Times New Roman" w:cs="Times New Roman"/>
            <w:sz w:val="28"/>
            <w:szCs w:val="28"/>
          </w:rPr>
          <w:t xml:space="preserve"> схему одноразрядного комбинационного сумматора. Провери</w:t>
        </w:r>
        <w:r w:rsidR="003B1C17">
          <w:rPr>
            <w:rFonts w:ascii="Times New Roman" w:hAnsi="Times New Roman" w:cs="Times New Roman"/>
            <w:sz w:val="28"/>
            <w:szCs w:val="28"/>
          </w:rPr>
          <w:t>ли</w:t>
        </w:r>
        <w:r w:rsidR="003B1C17" w:rsidRPr="003B1C17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функционального моделирования (Behavioral Simulation).  Провери</w:t>
        </w:r>
      </w:ins>
      <w:ins w:id="191" w:author="Олег Лайновский" w:date="2024-09-22T18:42:00Z" w16du:dateUtc="2024-09-22T15:42:00Z">
        <w:r w:rsidR="003B1C17">
          <w:rPr>
            <w:rFonts w:ascii="Times New Roman" w:hAnsi="Times New Roman" w:cs="Times New Roman"/>
            <w:sz w:val="28"/>
            <w:szCs w:val="28"/>
          </w:rPr>
          <w:t>ли</w:t>
        </w:r>
      </w:ins>
      <w:ins w:id="192" w:author="Олег Лайновский" w:date="2024-09-22T18:41:00Z" w16du:dateUtc="2024-09-22T15:41:00Z">
        <w:r w:rsidR="003B1C17" w:rsidRPr="003B1C17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временного моделирования (Post-Map). Сравни</w:t>
        </w:r>
      </w:ins>
      <w:ins w:id="193" w:author="Олег Лайновский" w:date="2024-09-22T18:42:00Z" w16du:dateUtc="2024-09-22T15:42:00Z">
        <w:r w:rsidR="003B1C17">
          <w:rPr>
            <w:rFonts w:ascii="Times New Roman" w:hAnsi="Times New Roman" w:cs="Times New Roman"/>
            <w:sz w:val="28"/>
            <w:szCs w:val="28"/>
          </w:rPr>
          <w:t>ли</w:t>
        </w:r>
      </w:ins>
      <w:ins w:id="194" w:author="Олег Лайновский" w:date="2024-09-22T18:41:00Z" w16du:dateUtc="2024-09-22T15:41:00Z">
        <w:r w:rsidR="003B1C17" w:rsidRPr="003B1C17">
          <w:rPr>
            <w:rFonts w:ascii="Times New Roman" w:hAnsi="Times New Roman" w:cs="Times New Roman"/>
            <w:sz w:val="28"/>
            <w:szCs w:val="28"/>
          </w:rPr>
          <w:t xml:space="preserve"> результаты </w:t>
        </w:r>
        <w:r w:rsidR="003B1C17" w:rsidRPr="003B1C17">
          <w:rPr>
            <w:rFonts w:ascii="Times New Roman" w:hAnsi="Times New Roman" w:cs="Times New Roman"/>
            <w:sz w:val="28"/>
            <w:szCs w:val="28"/>
          </w:rPr>
          <w:lastRenderedPageBreak/>
          <w:t xml:space="preserve">моделирования в различных режимах. </w:t>
        </w:r>
      </w:ins>
      <w:ins w:id="195" w:author="Олег Лайновский" w:date="2024-09-15T17:24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196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14D5659F" wp14:editId="6EE06B3E">
              <wp:extent cx="5940425" cy="2177415"/>
              <wp:effectExtent l="0" t="0" r="3175" b="0"/>
              <wp:docPr id="1716858123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6858123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1774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8F352F" w14:textId="14D31D6E" w:rsidR="005F211E" w:rsidRPr="009B0B99" w:rsidRDefault="005F211E">
      <w:pPr>
        <w:rPr>
          <w:ins w:id="197" w:author="Олег Лайновский" w:date="2024-09-15T17:48:00Z"/>
          <w:rFonts w:ascii="Times New Roman" w:hAnsi="Times New Roman" w:cs="Times New Roman"/>
          <w:sz w:val="28"/>
          <w:szCs w:val="28"/>
          <w:rPrChange w:id="198" w:author="Олег Лайновский" w:date="2024-09-22T18:38:00Z" w16du:dateUtc="2024-09-22T15:38:00Z">
            <w:rPr>
              <w:ins w:id="199" w:author="Олег Лайновский" w:date="2024-09-15T17:48:00Z"/>
            </w:rPr>
          </w:rPrChange>
        </w:rPr>
      </w:pPr>
      <w:ins w:id="200" w:author="Олег Лайновский" w:date="2024-09-15T17:24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01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021CCA33" wp14:editId="7AA1E1F3">
              <wp:extent cx="5940425" cy="699135"/>
              <wp:effectExtent l="0" t="0" r="3175" b="5715"/>
              <wp:docPr id="1709952653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9952653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699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9C5594" w14:textId="2F59594A" w:rsidR="005A50F8" w:rsidRPr="009B0B99" w:rsidRDefault="003506A1">
      <w:pPr>
        <w:rPr>
          <w:ins w:id="202" w:author="Олег Лайновский" w:date="2024-09-15T17:48:00Z"/>
          <w:rFonts w:ascii="Times New Roman" w:hAnsi="Times New Roman" w:cs="Times New Roman"/>
          <w:sz w:val="28"/>
          <w:szCs w:val="28"/>
          <w:rPrChange w:id="203" w:author="Олег Лайновский" w:date="2024-09-22T18:38:00Z" w16du:dateUtc="2024-09-22T15:38:00Z">
            <w:rPr>
              <w:ins w:id="204" w:author="Олег Лайновский" w:date="2024-09-15T17:48:00Z"/>
            </w:rPr>
          </w:rPrChange>
        </w:rPr>
      </w:pPr>
      <w:ins w:id="205" w:author="Олег Лайновский" w:date="2024-09-15T17:49:00Z">
        <w:r w:rsidRPr="009B0B99">
          <w:rPr>
            <w:rFonts w:ascii="Times New Roman" w:hAnsi="Times New Roman" w:cs="Times New Roman"/>
            <w:sz w:val="28"/>
            <w:szCs w:val="28"/>
            <w:rPrChange w:id="206" w:author="Олег Лайновский" w:date="2024-09-22T18:38:00Z" w16du:dateUtc="2024-09-22T15:38:00Z">
              <w:rPr/>
            </w:rPrChange>
          </w:rPr>
          <w:t xml:space="preserve">1.5 </w:t>
        </w:r>
      </w:ins>
      <w:ins w:id="207" w:author="Олег Лайновский" w:date="2024-09-22T18:42:00Z" w16du:dateUtc="2024-09-22T15:42:00Z">
        <w:r w:rsidR="00126695" w:rsidRPr="00126695">
          <w:rPr>
            <w:rFonts w:ascii="Times New Roman" w:hAnsi="Times New Roman" w:cs="Times New Roman"/>
            <w:sz w:val="28"/>
            <w:szCs w:val="28"/>
          </w:rPr>
          <w:t>По согласованию с преподавателем на базе одноразрядного сумматора разработа</w:t>
        </w:r>
        <w:r w:rsidR="00126695">
          <w:rPr>
            <w:rFonts w:ascii="Times New Roman" w:hAnsi="Times New Roman" w:cs="Times New Roman"/>
            <w:sz w:val="28"/>
            <w:szCs w:val="28"/>
          </w:rPr>
          <w:t>ли 2</w:t>
        </w:r>
        <w:r w:rsidR="00126695" w:rsidRPr="00126695">
          <w:rPr>
            <w:rFonts w:ascii="Times New Roman" w:hAnsi="Times New Roman" w:cs="Times New Roman"/>
            <w:sz w:val="28"/>
            <w:szCs w:val="28"/>
          </w:rPr>
          <w:t>-разрядный сумматор. Провери</w:t>
        </w:r>
      </w:ins>
      <w:ins w:id="208" w:author="Олег Лайновский" w:date="2024-09-22T18:43:00Z" w16du:dateUtc="2024-09-22T15:43:00Z">
        <w:r w:rsidR="00126695">
          <w:rPr>
            <w:rFonts w:ascii="Times New Roman" w:hAnsi="Times New Roman" w:cs="Times New Roman"/>
            <w:sz w:val="28"/>
            <w:szCs w:val="28"/>
          </w:rPr>
          <w:t>ли</w:t>
        </w:r>
      </w:ins>
      <w:ins w:id="209" w:author="Олег Лайновский" w:date="2024-09-22T18:42:00Z" w16du:dateUtc="2024-09-22T15:42:00Z">
        <w:r w:rsidR="00126695" w:rsidRPr="00126695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функционального и временного моделирования.</w:t>
        </w:r>
      </w:ins>
    </w:p>
    <w:p w14:paraId="0A7ED995" w14:textId="2C729247" w:rsidR="005A50F8" w:rsidRPr="009B0B99" w:rsidRDefault="005A50F8">
      <w:pPr>
        <w:rPr>
          <w:ins w:id="210" w:author="Олег Лайновский" w:date="2024-09-15T17:48:00Z"/>
          <w:rFonts w:ascii="Times New Roman" w:hAnsi="Times New Roman" w:cs="Times New Roman"/>
          <w:sz w:val="28"/>
          <w:szCs w:val="28"/>
          <w:rPrChange w:id="211" w:author="Олег Лайновский" w:date="2024-09-22T18:38:00Z" w16du:dateUtc="2024-09-22T15:38:00Z">
            <w:rPr>
              <w:ins w:id="212" w:author="Олег Лайновский" w:date="2024-09-15T17:48:00Z"/>
            </w:rPr>
          </w:rPrChange>
        </w:rPr>
      </w:pPr>
      <w:ins w:id="213" w:author="Олег Лайновский" w:date="2024-09-15T17:48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14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42628828" wp14:editId="7B165253">
              <wp:extent cx="5940425" cy="4925060"/>
              <wp:effectExtent l="0" t="0" r="3175" b="8890"/>
              <wp:docPr id="826377082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6377082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925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67C7D" w14:textId="6D93A2ED" w:rsidR="005A50F8" w:rsidRPr="009B0B99" w:rsidRDefault="005A50F8">
      <w:pPr>
        <w:rPr>
          <w:rFonts w:ascii="Times New Roman" w:hAnsi="Times New Roman" w:cs="Times New Roman"/>
          <w:sz w:val="28"/>
          <w:szCs w:val="28"/>
          <w:rPrChange w:id="215" w:author="Олег Лайновский" w:date="2024-09-22T18:38:00Z" w16du:dateUtc="2024-09-22T15:38:00Z">
            <w:rPr/>
          </w:rPrChange>
        </w:rPr>
      </w:pPr>
      <w:ins w:id="216" w:author="Олег Лайновский" w:date="2024-09-15T17:48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17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53DE59BA" wp14:editId="41B66B9B">
              <wp:extent cx="5940425" cy="859155"/>
              <wp:effectExtent l="0" t="0" r="3175" b="0"/>
              <wp:docPr id="68350344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350344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8591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EF65BE" w14:textId="68D6DC21" w:rsidR="003A3BFF" w:rsidRPr="009B0B99" w:rsidRDefault="003A3BFF" w:rsidP="003A3BFF">
      <w:pPr>
        <w:rPr>
          <w:rFonts w:ascii="Times New Roman" w:hAnsi="Times New Roman" w:cs="Times New Roman"/>
          <w:sz w:val="28"/>
          <w:szCs w:val="28"/>
          <w:rPrChange w:id="218" w:author="Олег Лайновский" w:date="2024-09-22T18:38:00Z" w16du:dateUtc="2024-09-22T15:38:00Z">
            <w:rPr/>
          </w:rPrChange>
        </w:rPr>
      </w:pPr>
      <w:r w:rsidRPr="009B0B99">
        <w:rPr>
          <w:rFonts w:ascii="Times New Roman" w:hAnsi="Times New Roman" w:cs="Times New Roman"/>
          <w:sz w:val="28"/>
          <w:szCs w:val="28"/>
          <w:rPrChange w:id="219" w:author="Олег Лайновский" w:date="2024-09-22T18:38:00Z" w16du:dateUtc="2024-09-22T15:38:00Z">
            <w:rPr/>
          </w:rPrChange>
        </w:rPr>
        <w:t>2. Для заданных в табл.</w:t>
      </w:r>
      <w:del w:id="220" w:author="Олег Лайновский" w:date="2024-09-22T18:43:00Z" w16du:dateUtc="2024-09-22T15:43:00Z">
        <w:r w:rsidRPr="009B0B99" w:rsidDel="00195878">
          <w:rPr>
            <w:rFonts w:ascii="Times New Roman" w:hAnsi="Times New Roman" w:cs="Times New Roman"/>
            <w:sz w:val="28"/>
            <w:szCs w:val="28"/>
            <w:rPrChange w:id="221" w:author="Олег Лайновский" w:date="2024-09-22T18:38:00Z" w16du:dateUtc="2024-09-22T15:38:00Z">
              <w:rPr/>
            </w:rPrChange>
          </w:rPr>
          <w:delText xml:space="preserve"> 2</w:delText>
        </w:r>
      </w:del>
      <w:r w:rsidRPr="009B0B99">
        <w:rPr>
          <w:rFonts w:ascii="Times New Roman" w:hAnsi="Times New Roman" w:cs="Times New Roman"/>
          <w:sz w:val="28"/>
          <w:szCs w:val="28"/>
          <w:rPrChange w:id="222" w:author="Олег Лайновский" w:date="2024-09-22T18:38:00Z" w16du:dateUtc="2024-09-22T15:38:00Z">
            <w:rPr/>
          </w:rPrChange>
        </w:rPr>
        <w:t xml:space="preserve"> функций состави</w:t>
      </w:r>
      <w:ins w:id="223" w:author="Олег Лайновский" w:date="2024-09-22T18:43:00Z" w16du:dateUtc="2024-09-22T15:43:00Z">
        <w:r w:rsidR="00195878">
          <w:rPr>
            <w:rFonts w:ascii="Times New Roman" w:hAnsi="Times New Roman" w:cs="Times New Roman"/>
            <w:sz w:val="28"/>
            <w:szCs w:val="28"/>
          </w:rPr>
          <w:t>ли</w:t>
        </w:r>
      </w:ins>
      <w:del w:id="224" w:author="Олег Лайновский" w:date="2024-09-22T18:43:00Z" w16du:dateUtc="2024-09-22T15:43:00Z">
        <w:r w:rsidRPr="009B0B99" w:rsidDel="00195878">
          <w:rPr>
            <w:rFonts w:ascii="Times New Roman" w:hAnsi="Times New Roman" w:cs="Times New Roman"/>
            <w:sz w:val="28"/>
            <w:szCs w:val="28"/>
            <w:rPrChange w:id="225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226" w:author="Олег Лайновский" w:date="2024-09-22T18:38:00Z" w16du:dateUtc="2024-09-22T15:38:00Z">
            <w:rPr/>
          </w:rPrChange>
        </w:rPr>
        <w:t xml:space="preserve"> формулы, осуществи</w:t>
      </w:r>
      <w:ins w:id="227" w:author="Олег Лайновский" w:date="2024-09-22T18:43:00Z" w16du:dateUtc="2024-09-22T15:43:00Z">
        <w:r w:rsidR="00195878">
          <w:rPr>
            <w:rFonts w:ascii="Times New Roman" w:hAnsi="Times New Roman" w:cs="Times New Roman"/>
            <w:sz w:val="28"/>
            <w:szCs w:val="28"/>
          </w:rPr>
          <w:t>ли</w:t>
        </w:r>
      </w:ins>
      <w:del w:id="228" w:author="Олег Лайновский" w:date="2024-09-22T18:43:00Z" w16du:dateUtc="2024-09-22T15:43:00Z">
        <w:r w:rsidRPr="009B0B99" w:rsidDel="00195878">
          <w:rPr>
            <w:rFonts w:ascii="Times New Roman" w:hAnsi="Times New Roman" w:cs="Times New Roman"/>
            <w:sz w:val="28"/>
            <w:szCs w:val="28"/>
            <w:rPrChange w:id="229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230" w:author="Олег Лайновский" w:date="2024-09-22T18:38:00Z" w16du:dateUtc="2024-09-22T15:38:00Z">
            <w:rPr/>
          </w:rPrChange>
        </w:rPr>
        <w:t xml:space="preserve"> минимизацию с помощью диаграмм Вейча и синтезирова</w:t>
      </w:r>
      <w:ins w:id="231" w:author="Олег Лайновский" w:date="2024-09-22T18:43:00Z" w16du:dateUtc="2024-09-22T15:43:00Z">
        <w:r w:rsidR="00195878">
          <w:rPr>
            <w:rFonts w:ascii="Times New Roman" w:hAnsi="Times New Roman" w:cs="Times New Roman"/>
            <w:sz w:val="28"/>
            <w:szCs w:val="28"/>
          </w:rPr>
          <w:t>ли</w:t>
        </w:r>
      </w:ins>
      <w:del w:id="232" w:author="Олег Лайновский" w:date="2024-09-22T18:43:00Z" w16du:dateUtc="2024-09-22T15:43:00Z">
        <w:r w:rsidRPr="009B0B99" w:rsidDel="00195878">
          <w:rPr>
            <w:rFonts w:ascii="Times New Roman" w:hAnsi="Times New Roman" w:cs="Times New Roman"/>
            <w:sz w:val="28"/>
            <w:szCs w:val="28"/>
            <w:rPrChange w:id="233" w:author="Олег Лайновский" w:date="2024-09-22T18:38:00Z" w16du:dateUtc="2024-09-22T15:38:00Z">
              <w:rPr/>
            </w:rPrChange>
          </w:rPr>
          <w:delText>ть</w:delText>
        </w:r>
      </w:del>
      <w:r w:rsidRPr="009B0B99">
        <w:rPr>
          <w:rFonts w:ascii="Times New Roman" w:hAnsi="Times New Roman" w:cs="Times New Roman"/>
          <w:sz w:val="28"/>
          <w:szCs w:val="28"/>
          <w:rPrChange w:id="234" w:author="Олег Лайновский" w:date="2024-09-22T18:38:00Z" w16du:dateUtc="2024-09-22T15:38:00Z">
            <w:rPr/>
          </w:rPrChange>
        </w:rPr>
        <w:t xml:space="preserve"> схему. Функции задаются номерами тех наборов, на которых функции равны единице.</w:t>
      </w:r>
    </w:p>
    <w:p w14:paraId="04A727B0" w14:textId="26A95DBA" w:rsidR="003A3BFF" w:rsidRPr="009B0B99" w:rsidRDefault="00261DBD">
      <w:pPr>
        <w:rPr>
          <w:ins w:id="235" w:author="Олег Лайновский" w:date="2024-09-15T18:12:00Z"/>
          <w:rFonts w:ascii="Times New Roman" w:hAnsi="Times New Roman" w:cs="Times New Roman"/>
          <w:sz w:val="28"/>
          <w:szCs w:val="28"/>
          <w:rPrChange w:id="236" w:author="Олег Лайновский" w:date="2024-09-22T18:38:00Z" w16du:dateUtc="2024-09-22T15:38:00Z">
            <w:rPr>
              <w:ins w:id="237" w:author="Олег Лайновский" w:date="2024-09-15T18:12:00Z"/>
            </w:rPr>
          </w:rPrChange>
        </w:rPr>
      </w:pPr>
      <w:ins w:id="238" w:author="Олег Лайновский" w:date="2024-09-15T17:50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39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5B3F60BA" wp14:editId="296EA4CD">
              <wp:extent cx="1733792" cy="2581635"/>
              <wp:effectExtent l="0" t="0" r="0" b="9525"/>
              <wp:docPr id="1415238878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15238878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792" cy="2581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9B0B99">
          <w:rPr>
            <w:rFonts w:ascii="Times New Roman" w:hAnsi="Times New Roman" w:cs="Times New Roman"/>
            <w:sz w:val="28"/>
            <w:szCs w:val="28"/>
            <w:rPrChange w:id="240" w:author="Олег Лайновский" w:date="2024-09-22T18:38:00Z" w16du:dateUtc="2024-09-22T15:38:00Z">
              <w:rPr/>
            </w:rPrChange>
          </w:rPr>
          <w:t xml:space="preserve"> </w:t>
        </w:r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41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4A7D7BD1" wp14:editId="6889CC71">
              <wp:extent cx="5940425" cy="2635885"/>
              <wp:effectExtent l="0" t="0" r="3175" b="0"/>
              <wp:docPr id="287507992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7507992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635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6867F7" w14:textId="35C2FB8A" w:rsidR="00F73430" w:rsidRPr="009B0B99" w:rsidRDefault="00F73430">
      <w:pPr>
        <w:rPr>
          <w:ins w:id="242" w:author="Олег Лайновский" w:date="2024-09-15T18:11:00Z"/>
          <w:rFonts w:ascii="Times New Roman" w:hAnsi="Times New Roman" w:cs="Times New Roman"/>
          <w:sz w:val="28"/>
          <w:szCs w:val="28"/>
          <w:rPrChange w:id="243" w:author="Олег Лайновский" w:date="2024-09-22T18:38:00Z" w16du:dateUtc="2024-09-22T15:38:00Z">
            <w:rPr>
              <w:ins w:id="244" w:author="Олег Лайновский" w:date="2024-09-15T18:11:00Z"/>
            </w:rPr>
          </w:rPrChange>
        </w:rPr>
      </w:pPr>
      <w:ins w:id="245" w:author="Олег Лайновский" w:date="2024-09-15T18:12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46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1438B33A" wp14:editId="2E86E3F2">
              <wp:extent cx="5940425" cy="2749550"/>
              <wp:effectExtent l="0" t="0" r="3175" b="0"/>
              <wp:docPr id="737594330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3759433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749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69EF1E" w14:textId="65804CC2" w:rsidR="00F73430" w:rsidRPr="009B0B99" w:rsidRDefault="00F73430">
      <w:pPr>
        <w:rPr>
          <w:ins w:id="247" w:author="Олег Лайновский" w:date="2024-09-15T18:29:00Z"/>
          <w:rFonts w:ascii="Times New Roman" w:hAnsi="Times New Roman" w:cs="Times New Roman"/>
          <w:sz w:val="28"/>
          <w:szCs w:val="28"/>
          <w:rPrChange w:id="248" w:author="Олег Лайновский" w:date="2024-09-22T18:38:00Z" w16du:dateUtc="2024-09-22T15:38:00Z">
            <w:rPr>
              <w:ins w:id="249" w:author="Олег Лайновский" w:date="2024-09-15T18:29:00Z"/>
            </w:rPr>
          </w:rPrChange>
        </w:rPr>
      </w:pPr>
      <w:ins w:id="250" w:author="Олег Лайновский" w:date="2024-09-15T18:11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51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060D949C" wp14:editId="018F97A8">
              <wp:extent cx="5940425" cy="697230"/>
              <wp:effectExtent l="0" t="0" r="3175" b="7620"/>
              <wp:docPr id="864527116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64527116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697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705760" w14:textId="7F3C0FE0" w:rsidR="005E4FD5" w:rsidRPr="005E4FD5" w:rsidRDefault="00B5227F" w:rsidP="005E4FD5">
      <w:pPr>
        <w:rPr>
          <w:ins w:id="252" w:author="Олег Лайновский" w:date="2024-09-22T18:44:00Z" w16du:dateUtc="2024-09-22T15:44:00Z"/>
          <w:rFonts w:ascii="Times New Roman" w:hAnsi="Times New Roman" w:cs="Times New Roman"/>
          <w:sz w:val="28"/>
          <w:szCs w:val="28"/>
        </w:rPr>
      </w:pPr>
      <w:ins w:id="253" w:author="Олег Лайновский" w:date="2024-09-15T18:29:00Z">
        <w:r w:rsidRPr="009B0B99">
          <w:rPr>
            <w:rFonts w:ascii="Times New Roman" w:hAnsi="Times New Roman" w:cs="Times New Roman"/>
            <w:sz w:val="28"/>
            <w:szCs w:val="28"/>
            <w:rPrChange w:id="254" w:author="Олег Лайновский" w:date="2024-09-22T18:38:00Z" w16du:dateUtc="2024-09-22T15:38:00Z">
              <w:rPr/>
            </w:rPrChange>
          </w:rPr>
          <w:t xml:space="preserve">3. </w:t>
        </w:r>
      </w:ins>
      <w:ins w:id="255" w:author="Олег Лайновский" w:date="2024-09-22T18:44:00Z" w16du:dateUtc="2024-09-22T15:44:00Z">
        <w:r w:rsidR="005E4FD5" w:rsidRPr="005E4FD5">
          <w:rPr>
            <w:rFonts w:ascii="Times New Roman" w:hAnsi="Times New Roman" w:cs="Times New Roman"/>
            <w:sz w:val="28"/>
            <w:szCs w:val="28"/>
          </w:rPr>
          <w:t>На элементах И, И-НЕ, ИЛИ, ИЛИ-НЕ разработа</w:t>
        </w:r>
        <w:r w:rsidR="005E4FD5">
          <w:rPr>
            <w:rFonts w:ascii="Times New Roman" w:hAnsi="Times New Roman" w:cs="Times New Roman"/>
            <w:sz w:val="28"/>
            <w:szCs w:val="28"/>
          </w:rPr>
          <w:t>ли</w:t>
        </w:r>
        <w:r w:rsidR="005E4FD5" w:rsidRPr="005E4FD5">
          <w:rPr>
            <w:rFonts w:ascii="Times New Roman" w:hAnsi="Times New Roman" w:cs="Times New Roman"/>
            <w:sz w:val="28"/>
            <w:szCs w:val="28"/>
          </w:rPr>
          <w:t xml:space="preserve"> схему дешифратора на два входа. Провери</w:t>
        </w:r>
        <w:r w:rsidR="005E4FD5">
          <w:rPr>
            <w:rFonts w:ascii="Times New Roman" w:hAnsi="Times New Roman" w:cs="Times New Roman"/>
            <w:sz w:val="28"/>
            <w:szCs w:val="28"/>
          </w:rPr>
          <w:t>ли</w:t>
        </w:r>
        <w:r w:rsidR="005E4FD5" w:rsidRPr="005E4FD5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 с помощью функционального моделирования (Behavioral Simulation).</w:t>
        </w:r>
      </w:ins>
    </w:p>
    <w:p w14:paraId="636F012A" w14:textId="24886274" w:rsidR="00B5227F" w:rsidRPr="009B0B99" w:rsidRDefault="005E4FD5" w:rsidP="005E4FD5">
      <w:pPr>
        <w:rPr>
          <w:ins w:id="256" w:author="Олег Лайновский" w:date="2024-09-15T18:44:00Z"/>
          <w:rFonts w:ascii="Times New Roman" w:hAnsi="Times New Roman" w:cs="Times New Roman"/>
          <w:sz w:val="28"/>
          <w:szCs w:val="28"/>
          <w:rPrChange w:id="257" w:author="Олег Лайновский" w:date="2024-09-22T18:38:00Z" w16du:dateUtc="2024-09-22T15:38:00Z">
            <w:rPr>
              <w:ins w:id="258" w:author="Олег Лайновский" w:date="2024-09-15T18:44:00Z"/>
            </w:rPr>
          </w:rPrChange>
        </w:rPr>
      </w:pPr>
      <w:ins w:id="259" w:author="Олег Лайновский" w:date="2024-09-22T18:44:00Z" w16du:dateUtc="2024-09-22T15:44:00Z">
        <w:r w:rsidRPr="005E4FD5">
          <w:rPr>
            <w:rFonts w:ascii="Times New Roman" w:hAnsi="Times New Roman" w:cs="Times New Roman"/>
            <w:sz w:val="28"/>
            <w:szCs w:val="28"/>
          </w:rPr>
          <w:t>Провери</w:t>
        </w:r>
        <w:r>
          <w:rPr>
            <w:rFonts w:ascii="Times New Roman" w:hAnsi="Times New Roman" w:cs="Times New Roman"/>
            <w:sz w:val="28"/>
            <w:szCs w:val="28"/>
          </w:rPr>
          <w:t>ли</w:t>
        </w:r>
        <w:r w:rsidRPr="005E4FD5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временного моделирования (Post-Map). Сравни</w:t>
        </w:r>
        <w:r>
          <w:rPr>
            <w:rFonts w:ascii="Times New Roman" w:hAnsi="Times New Roman" w:cs="Times New Roman"/>
            <w:sz w:val="28"/>
            <w:szCs w:val="28"/>
          </w:rPr>
          <w:t>ли</w:t>
        </w:r>
        <w:r w:rsidRPr="005E4FD5">
          <w:rPr>
            <w:rFonts w:ascii="Times New Roman" w:hAnsi="Times New Roman" w:cs="Times New Roman"/>
            <w:sz w:val="28"/>
            <w:szCs w:val="28"/>
          </w:rPr>
          <w:t xml:space="preserve"> результаты моделирования в различных режимах.</w:t>
        </w:r>
      </w:ins>
    </w:p>
    <w:p w14:paraId="01842E74" w14:textId="45E4A182" w:rsidR="00E9610E" w:rsidRPr="009B0B99" w:rsidRDefault="00E9610E">
      <w:pPr>
        <w:rPr>
          <w:ins w:id="260" w:author="Олег Лайновский" w:date="2024-09-15T18:29:00Z"/>
          <w:rFonts w:ascii="Times New Roman" w:hAnsi="Times New Roman" w:cs="Times New Roman"/>
          <w:sz w:val="28"/>
          <w:szCs w:val="28"/>
          <w:rPrChange w:id="261" w:author="Олег Лайновский" w:date="2024-09-22T18:38:00Z" w16du:dateUtc="2024-09-22T15:38:00Z">
            <w:rPr>
              <w:ins w:id="262" w:author="Олег Лайновский" w:date="2024-09-15T18:29:00Z"/>
            </w:rPr>
          </w:rPrChange>
        </w:rPr>
      </w:pPr>
      <w:ins w:id="263" w:author="Олег Лайновский" w:date="2024-09-15T18:44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64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6F14D5A9" wp14:editId="303A16A9">
              <wp:extent cx="5940425" cy="3639820"/>
              <wp:effectExtent l="0" t="0" r="3175" b="0"/>
              <wp:docPr id="721709779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1709779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639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4ED71" w14:textId="58B4C11E" w:rsidR="00B5227F" w:rsidRPr="009B0B99" w:rsidRDefault="00B5227F">
      <w:pPr>
        <w:rPr>
          <w:ins w:id="265" w:author="Олег Лайновский" w:date="2024-09-15T18:29:00Z"/>
          <w:rFonts w:ascii="Times New Roman" w:hAnsi="Times New Roman" w:cs="Times New Roman"/>
          <w:sz w:val="28"/>
          <w:szCs w:val="28"/>
          <w:rPrChange w:id="266" w:author="Олег Лайновский" w:date="2024-09-22T18:38:00Z" w16du:dateUtc="2024-09-22T15:38:00Z">
            <w:rPr>
              <w:ins w:id="267" w:author="Олег Лайновский" w:date="2024-09-15T18:29:00Z"/>
            </w:rPr>
          </w:rPrChange>
        </w:rPr>
      </w:pPr>
      <w:ins w:id="268" w:author="Олег Лайновский" w:date="2024-09-15T18:29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69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296183D3" wp14:editId="1D0B0D05">
              <wp:extent cx="5620534" cy="3267531"/>
              <wp:effectExtent l="0" t="0" r="0" b="9525"/>
              <wp:docPr id="152853262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853262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0534" cy="32675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AEE94B" w14:textId="53E0E47A" w:rsidR="00B5227F" w:rsidRPr="009B0B99" w:rsidRDefault="00B5227F">
      <w:pPr>
        <w:rPr>
          <w:ins w:id="270" w:author="Студент" w:date="2024-09-16T12:14:00Z"/>
          <w:rFonts w:ascii="Times New Roman" w:hAnsi="Times New Roman" w:cs="Times New Roman"/>
          <w:sz w:val="28"/>
          <w:szCs w:val="28"/>
          <w:rPrChange w:id="271" w:author="Олег Лайновский" w:date="2024-09-22T18:38:00Z" w16du:dateUtc="2024-09-22T15:38:00Z">
            <w:rPr>
              <w:ins w:id="272" w:author="Студент" w:date="2024-09-16T12:14:00Z"/>
            </w:rPr>
          </w:rPrChange>
        </w:rPr>
      </w:pPr>
      <w:ins w:id="273" w:author="Олег Лайновский" w:date="2024-09-15T18:29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74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75A9F1CF" wp14:editId="6E2DCC76">
              <wp:extent cx="5940425" cy="794385"/>
              <wp:effectExtent l="0" t="0" r="3175" b="5715"/>
              <wp:docPr id="928854263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8854263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94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5B9B47" w14:textId="19059675" w:rsidR="0000158D" w:rsidRPr="0000158D" w:rsidRDefault="00A27D37" w:rsidP="0000158D">
      <w:pPr>
        <w:rPr>
          <w:ins w:id="275" w:author="Олег Лайновский" w:date="2024-09-22T18:45:00Z" w16du:dateUtc="2024-09-22T15:45:00Z"/>
          <w:rFonts w:ascii="Times New Roman" w:hAnsi="Times New Roman" w:cs="Times New Roman"/>
          <w:sz w:val="28"/>
          <w:szCs w:val="28"/>
        </w:rPr>
      </w:pPr>
      <w:ins w:id="276" w:author="Студент" w:date="2024-09-16T12:14:00Z">
        <w:r w:rsidRPr="0000158D">
          <w:rPr>
            <w:rFonts w:ascii="Times New Roman" w:hAnsi="Times New Roman" w:cs="Times New Roman"/>
            <w:sz w:val="28"/>
            <w:szCs w:val="28"/>
            <w:rPrChange w:id="277" w:author="Олег Лайновский" w:date="2024-09-22T18:45:00Z" w16du:dateUtc="2024-09-22T15:45:00Z">
              <w:rPr>
                <w:lang w:val="en-US"/>
              </w:rPr>
            </w:rPrChange>
          </w:rPr>
          <w:t xml:space="preserve">4 </w:t>
        </w:r>
      </w:ins>
      <w:ins w:id="278" w:author="Олег Лайновский" w:date="2024-09-22T18:45:00Z" w16du:dateUtc="2024-09-22T15:45:00Z">
        <w:r w:rsidR="0000158D" w:rsidRPr="0000158D">
          <w:rPr>
            <w:rFonts w:ascii="Times New Roman" w:hAnsi="Times New Roman" w:cs="Times New Roman"/>
            <w:sz w:val="28"/>
            <w:szCs w:val="28"/>
          </w:rPr>
          <w:t>На элементах И, И-НЕ, ИЛИ, ИЛИ-НЕ разработа</w:t>
        </w:r>
        <w:r w:rsidR="0000158D">
          <w:rPr>
            <w:rFonts w:ascii="Times New Roman" w:hAnsi="Times New Roman" w:cs="Times New Roman"/>
            <w:sz w:val="28"/>
            <w:szCs w:val="28"/>
          </w:rPr>
          <w:t>ли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t xml:space="preserve"> схему одноразрядного мультплексора на два входа. Провери</w:t>
        </w:r>
        <w:r w:rsidR="0000158D">
          <w:rPr>
            <w:rFonts w:ascii="Times New Roman" w:hAnsi="Times New Roman" w:cs="Times New Roman"/>
            <w:sz w:val="28"/>
            <w:szCs w:val="28"/>
          </w:rPr>
          <w:t>ли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 с помощью функционального моделирования (Behavioral Simulation).</w:t>
        </w:r>
      </w:ins>
    </w:p>
    <w:p w14:paraId="0BBA5AD3" w14:textId="54A9D7BA" w:rsidR="00A27D37" w:rsidRPr="009B0B99" w:rsidRDefault="0000158D" w:rsidP="0000158D">
      <w:pPr>
        <w:rPr>
          <w:ins w:id="279" w:author="Студент" w:date="2024-09-16T12:15:00Z"/>
          <w:rFonts w:ascii="Times New Roman" w:hAnsi="Times New Roman" w:cs="Times New Roman"/>
          <w:sz w:val="28"/>
          <w:szCs w:val="28"/>
          <w:rPrChange w:id="280" w:author="Олег Лайновский" w:date="2024-09-22T18:38:00Z" w16du:dateUtc="2024-09-22T15:38:00Z">
            <w:rPr>
              <w:ins w:id="281" w:author="Студент" w:date="2024-09-16T12:15:00Z"/>
            </w:rPr>
          </w:rPrChange>
        </w:rPr>
      </w:pPr>
      <w:ins w:id="282" w:author="Олег Лайновский" w:date="2024-09-22T18:45:00Z" w16du:dateUtc="2024-09-22T15:45:00Z">
        <w:r w:rsidRPr="0000158D">
          <w:rPr>
            <w:rFonts w:ascii="Times New Roman" w:hAnsi="Times New Roman" w:cs="Times New Roman"/>
            <w:sz w:val="28"/>
            <w:szCs w:val="28"/>
          </w:rPr>
          <w:t>Провери</w:t>
        </w:r>
      </w:ins>
      <w:ins w:id="283" w:author="Олег Лайновский" w:date="2024-09-22T18:46:00Z" w16du:dateUtc="2024-09-22T15:46:00Z">
        <w:r>
          <w:rPr>
            <w:rFonts w:ascii="Times New Roman" w:hAnsi="Times New Roman" w:cs="Times New Roman"/>
            <w:sz w:val="28"/>
            <w:szCs w:val="28"/>
          </w:rPr>
          <w:t>ли</w:t>
        </w:r>
      </w:ins>
      <w:ins w:id="284" w:author="Олег Лайновский" w:date="2024-09-22T18:45:00Z" w16du:dateUtc="2024-09-22T15:45:00Z">
        <w:r w:rsidRPr="0000158D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временного моделирования (Post-Map). Сравни</w:t>
        </w:r>
      </w:ins>
      <w:ins w:id="285" w:author="Олег Лайновский" w:date="2024-09-22T18:46:00Z" w16du:dateUtc="2024-09-22T15:46:00Z">
        <w:r>
          <w:rPr>
            <w:rFonts w:ascii="Times New Roman" w:hAnsi="Times New Roman" w:cs="Times New Roman"/>
            <w:sz w:val="28"/>
            <w:szCs w:val="28"/>
          </w:rPr>
          <w:t>ли</w:t>
        </w:r>
      </w:ins>
      <w:ins w:id="286" w:author="Олег Лайновский" w:date="2024-09-22T18:45:00Z" w16du:dateUtc="2024-09-22T15:45:00Z">
        <w:r w:rsidRPr="0000158D">
          <w:rPr>
            <w:rFonts w:ascii="Times New Roman" w:hAnsi="Times New Roman" w:cs="Times New Roman"/>
            <w:sz w:val="28"/>
            <w:szCs w:val="28"/>
          </w:rPr>
          <w:t xml:space="preserve"> результаты моделирования в различных режимах.</w:t>
        </w:r>
      </w:ins>
      <w:ins w:id="287" w:author="Студент" w:date="2024-09-16T12:14:00Z">
        <w:del w:id="288" w:author="Олег Лайновский" w:date="2024-09-22T18:45:00Z" w16du:dateUtc="2024-09-22T15:45:00Z">
          <w:r w:rsidR="00A27D37" w:rsidRPr="009B0B99" w:rsidDel="0000158D">
            <w:rPr>
              <w:rFonts w:ascii="Times New Roman" w:hAnsi="Times New Roman" w:cs="Times New Roman"/>
              <w:sz w:val="28"/>
              <w:szCs w:val="28"/>
              <w:rPrChange w:id="289" w:author="Олег Лайновский" w:date="2024-09-22T18:38:00Z" w16du:dateUtc="2024-09-22T15:38:00Z">
                <w:rPr/>
              </w:rPrChange>
            </w:rPr>
            <w:delText>Одноразрядный мультиплексор на два входа</w:delText>
          </w:r>
        </w:del>
      </w:ins>
    </w:p>
    <w:p w14:paraId="1504E7F0" w14:textId="7EE759D6" w:rsidR="00A27D37" w:rsidRPr="009B0B99" w:rsidRDefault="00A27D37">
      <w:pPr>
        <w:rPr>
          <w:ins w:id="290" w:author="Студент" w:date="2024-09-16T12:14:00Z"/>
          <w:rFonts w:ascii="Times New Roman" w:hAnsi="Times New Roman" w:cs="Times New Roman"/>
          <w:sz w:val="28"/>
          <w:szCs w:val="28"/>
          <w:rPrChange w:id="291" w:author="Олег Лайновский" w:date="2024-09-22T18:38:00Z" w16du:dateUtc="2024-09-22T15:38:00Z">
            <w:rPr>
              <w:ins w:id="292" w:author="Студент" w:date="2024-09-16T12:14:00Z"/>
            </w:rPr>
          </w:rPrChange>
        </w:rPr>
      </w:pPr>
      <w:ins w:id="293" w:author="Студент" w:date="2024-09-16T12:15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94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0C6E7230" wp14:editId="1EAC39D3">
              <wp:extent cx="5940425" cy="1817370"/>
              <wp:effectExtent l="0" t="0" r="3175" b="0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817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B4CCEC" w14:textId="2BE85455" w:rsidR="000922B5" w:rsidRPr="009B0B99" w:rsidRDefault="00A27D37">
      <w:pPr>
        <w:rPr>
          <w:ins w:id="295" w:author="Олег Лайновский" w:date="2024-09-22T18:30:00Z" w16du:dateUtc="2024-09-22T15:30:00Z"/>
          <w:rFonts w:ascii="Times New Roman" w:hAnsi="Times New Roman" w:cs="Times New Roman"/>
          <w:sz w:val="28"/>
          <w:szCs w:val="28"/>
          <w:rPrChange w:id="296" w:author="Олег Лайновский" w:date="2024-09-22T18:38:00Z" w16du:dateUtc="2024-09-22T15:38:00Z">
            <w:rPr>
              <w:ins w:id="297" w:author="Олег Лайновский" w:date="2024-09-22T18:30:00Z" w16du:dateUtc="2024-09-22T15:30:00Z"/>
            </w:rPr>
          </w:rPrChange>
        </w:rPr>
      </w:pPr>
      <w:ins w:id="298" w:author="Студент" w:date="2024-09-16T12:14:00Z">
        <w:r w:rsidRPr="009B0B9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299" w:author="Олег Лайновский" w:date="2024-09-22T18:38:00Z" w16du:dateUtc="2024-09-22T15:38:00Z">
              <w:rPr>
                <w:noProof/>
                <w:lang w:eastAsia="ru-RU"/>
              </w:rPr>
            </w:rPrChange>
          </w:rPr>
          <w:drawing>
            <wp:inline distT="0" distB="0" distL="0" distR="0" wp14:anchorId="21A9EFC5" wp14:editId="30FA7FC8">
              <wp:extent cx="5940425" cy="735965"/>
              <wp:effectExtent l="0" t="0" r="3175" b="698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35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CDF7F2" w14:textId="6515ADB6" w:rsidR="0000158D" w:rsidRPr="0000158D" w:rsidRDefault="000922B5" w:rsidP="0000158D">
      <w:pPr>
        <w:rPr>
          <w:ins w:id="300" w:author="Олег Лайновский" w:date="2024-09-22T18:47:00Z" w16du:dateUtc="2024-09-22T15:47:00Z"/>
          <w:rFonts w:ascii="Times New Roman" w:hAnsi="Times New Roman" w:cs="Times New Roman"/>
          <w:sz w:val="28"/>
          <w:szCs w:val="28"/>
        </w:rPr>
      </w:pPr>
      <w:ins w:id="301" w:author="Олег Лайновский" w:date="2024-09-22T18:30:00Z" w16du:dateUtc="2024-09-22T15:30:00Z">
        <w:r w:rsidRPr="009B0B99">
          <w:rPr>
            <w:rFonts w:ascii="Times New Roman" w:hAnsi="Times New Roman" w:cs="Times New Roman"/>
            <w:sz w:val="28"/>
            <w:szCs w:val="28"/>
            <w:rPrChange w:id="302" w:author="Олег Лайновский" w:date="2024-09-22T18:38:00Z" w16du:dateUtc="2024-09-22T15:38:00Z">
              <w:rPr/>
            </w:rPrChange>
          </w:rPr>
          <w:t xml:space="preserve">5 </w:t>
        </w:r>
      </w:ins>
      <w:ins w:id="303" w:author="Олег Лайновский" w:date="2024-09-22T18:47:00Z" w16du:dateUtc="2024-09-22T15:47:00Z">
        <w:r w:rsidR="0000158D" w:rsidRPr="0000158D">
          <w:rPr>
            <w:rFonts w:ascii="Times New Roman" w:hAnsi="Times New Roman" w:cs="Times New Roman"/>
            <w:sz w:val="28"/>
            <w:szCs w:val="28"/>
          </w:rPr>
          <w:t>На элементах И, И-НЕ, ИЛИ, ИЛИ-НЕ разработа</w:t>
        </w:r>
        <w:r w:rsidR="0000158D">
          <w:rPr>
            <w:rFonts w:ascii="Times New Roman" w:hAnsi="Times New Roman" w:cs="Times New Roman"/>
            <w:sz w:val="28"/>
            <w:szCs w:val="28"/>
          </w:rPr>
          <w:t>ли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t xml:space="preserve"> схему дешифратора на четыре входа. Провери</w:t>
        </w:r>
        <w:r w:rsidR="0000158D">
          <w:rPr>
            <w:rFonts w:ascii="Times New Roman" w:hAnsi="Times New Roman" w:cs="Times New Roman"/>
            <w:sz w:val="28"/>
            <w:szCs w:val="28"/>
          </w:rPr>
          <w:t>ли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 с помощью 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lastRenderedPageBreak/>
          <w:t>функционального моделирования (Behavioral Simulation). Провери</w:t>
        </w:r>
        <w:r w:rsidR="0000158D">
          <w:rPr>
            <w:rFonts w:ascii="Times New Roman" w:hAnsi="Times New Roman" w:cs="Times New Roman"/>
            <w:sz w:val="28"/>
            <w:szCs w:val="28"/>
          </w:rPr>
          <w:t>ли</w:t>
        </w:r>
        <w:r w:rsidR="0000158D" w:rsidRPr="0000158D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временного моделирования (Post-Map). </w:t>
        </w:r>
      </w:ins>
    </w:p>
    <w:p w14:paraId="3822CBC2" w14:textId="1D7B5E5F" w:rsidR="000922B5" w:rsidRPr="009B0B99" w:rsidRDefault="0000158D" w:rsidP="0000158D">
      <w:pPr>
        <w:rPr>
          <w:ins w:id="304" w:author="Олег Лайновский" w:date="2024-09-22T18:31:00Z" w16du:dateUtc="2024-09-22T15:31:00Z"/>
          <w:rFonts w:ascii="Times New Roman" w:hAnsi="Times New Roman" w:cs="Times New Roman"/>
          <w:sz w:val="28"/>
          <w:szCs w:val="28"/>
          <w:rPrChange w:id="305" w:author="Олег Лайновский" w:date="2024-09-22T18:38:00Z" w16du:dateUtc="2024-09-22T15:38:00Z">
            <w:rPr>
              <w:ins w:id="306" w:author="Олег Лайновский" w:date="2024-09-22T18:31:00Z" w16du:dateUtc="2024-09-22T15:31:00Z"/>
            </w:rPr>
          </w:rPrChange>
        </w:rPr>
      </w:pPr>
      <w:ins w:id="307" w:author="Олег Лайновский" w:date="2024-09-22T18:47:00Z" w16du:dateUtc="2024-09-22T15:47:00Z">
        <w:r w:rsidRPr="0000158D">
          <w:rPr>
            <w:rFonts w:ascii="Times New Roman" w:hAnsi="Times New Roman" w:cs="Times New Roman"/>
            <w:sz w:val="28"/>
            <w:szCs w:val="28"/>
          </w:rPr>
          <w:t>На базе дешифратора разработа</w:t>
        </w:r>
        <w:r>
          <w:rPr>
            <w:rFonts w:ascii="Times New Roman" w:hAnsi="Times New Roman" w:cs="Times New Roman"/>
            <w:sz w:val="28"/>
            <w:szCs w:val="28"/>
          </w:rPr>
          <w:t>ли</w:t>
        </w:r>
        <w:r w:rsidRPr="0000158D">
          <w:rPr>
            <w:rFonts w:ascii="Times New Roman" w:hAnsi="Times New Roman" w:cs="Times New Roman"/>
            <w:sz w:val="28"/>
            <w:szCs w:val="28"/>
          </w:rPr>
          <w:t xml:space="preserve"> схему, реализующую функцию алгебры логики по табл. Провери</w:t>
        </w:r>
      </w:ins>
      <w:ins w:id="308" w:author="Олег Лайновский" w:date="2024-09-22T18:48:00Z" w16du:dateUtc="2024-09-22T15:48:00Z">
        <w:r>
          <w:rPr>
            <w:rFonts w:ascii="Times New Roman" w:hAnsi="Times New Roman" w:cs="Times New Roman"/>
            <w:sz w:val="28"/>
            <w:szCs w:val="28"/>
          </w:rPr>
          <w:t>ли</w:t>
        </w:r>
      </w:ins>
      <w:ins w:id="309" w:author="Олег Лайновский" w:date="2024-09-22T18:47:00Z" w16du:dateUtc="2024-09-22T15:47:00Z">
        <w:r w:rsidRPr="0000158D">
          <w:rPr>
            <w:rFonts w:ascii="Times New Roman" w:hAnsi="Times New Roman" w:cs="Times New Roman"/>
            <w:sz w:val="28"/>
            <w:szCs w:val="28"/>
          </w:rPr>
          <w:t xml:space="preserve"> работу полученной схемы с помощью функционального и временного моделирования</w:t>
        </w:r>
      </w:ins>
      <w:ins w:id="310" w:author="Олег Лайновский" w:date="2024-09-22T18:31:00Z" w16du:dateUtc="2024-09-22T15:31:00Z">
        <w:r w:rsidR="000922B5" w:rsidRPr="009B0B99">
          <w:rPr>
            <w:rFonts w:ascii="Times New Roman" w:hAnsi="Times New Roman" w:cs="Times New Roman"/>
            <w:sz w:val="28"/>
            <w:szCs w:val="28"/>
            <w:rPrChange w:id="311" w:author="Олег Лайновский" w:date="2024-09-22T18:38:00Z" w16du:dateUtc="2024-09-22T15:38:00Z">
              <w:rPr/>
            </w:rPrChange>
          </w:rPr>
          <w:drawing>
            <wp:inline distT="0" distB="0" distL="0" distR="0" wp14:anchorId="4E2551C0" wp14:editId="08BE027A">
              <wp:extent cx="3867690" cy="6039693"/>
              <wp:effectExtent l="0" t="0" r="0" b="0"/>
              <wp:docPr id="605308478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5308478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7690" cy="60396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716782" w14:textId="24ED5648" w:rsidR="000922B5" w:rsidRDefault="000922B5">
      <w:pPr>
        <w:rPr>
          <w:ins w:id="312" w:author="Олег Лайновский" w:date="2024-09-22T18:48:00Z" w16du:dateUtc="2024-09-22T15:48:00Z"/>
          <w:rFonts w:ascii="Times New Roman" w:hAnsi="Times New Roman" w:cs="Times New Roman"/>
          <w:sz w:val="28"/>
          <w:szCs w:val="28"/>
        </w:rPr>
      </w:pPr>
      <w:ins w:id="313" w:author="Олег Лайновский" w:date="2024-09-22T18:31:00Z" w16du:dateUtc="2024-09-22T15:31:00Z">
        <w:r w:rsidRPr="009B0B99">
          <w:rPr>
            <w:rFonts w:ascii="Times New Roman" w:hAnsi="Times New Roman" w:cs="Times New Roman"/>
            <w:sz w:val="28"/>
            <w:szCs w:val="28"/>
            <w:rPrChange w:id="314" w:author="Олег Лайновский" w:date="2024-09-22T18:38:00Z" w16du:dateUtc="2024-09-22T15:38:00Z">
              <w:rPr/>
            </w:rPrChange>
          </w:rPr>
          <w:drawing>
            <wp:inline distT="0" distB="0" distL="0" distR="0" wp14:anchorId="4013DFB6" wp14:editId="42385155">
              <wp:extent cx="5940425" cy="1336675"/>
              <wp:effectExtent l="0" t="0" r="3175" b="0"/>
              <wp:docPr id="1584752926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84752926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336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CFAF7D" w14:textId="36D1345F" w:rsidR="00F35E45" w:rsidRPr="00F35E45" w:rsidRDefault="00F35E45">
      <w:pPr>
        <w:rPr>
          <w:ins w:id="315" w:author="Олег Лайновский" w:date="2024-09-22T18:48:00Z" w16du:dateUtc="2024-09-22T15:48:00Z"/>
          <w:rFonts w:ascii="Times New Roman" w:hAnsi="Times New Roman" w:cs="Times New Roman"/>
          <w:b/>
          <w:bCs/>
          <w:sz w:val="28"/>
          <w:szCs w:val="28"/>
          <w:rPrChange w:id="316" w:author="Олег Лайновский" w:date="2024-09-22T18:48:00Z" w16du:dateUtc="2024-09-22T15:48:00Z">
            <w:rPr>
              <w:ins w:id="317" w:author="Олег Лайновский" w:date="2024-09-22T18:48:00Z" w16du:dateUtc="2024-09-22T15:48:00Z"/>
              <w:rFonts w:ascii="Times New Roman" w:hAnsi="Times New Roman" w:cs="Times New Roman"/>
              <w:sz w:val="28"/>
              <w:szCs w:val="28"/>
            </w:rPr>
          </w:rPrChange>
        </w:rPr>
      </w:pPr>
      <w:ins w:id="318" w:author="Олег Лайновский" w:date="2024-09-22T18:48:00Z" w16du:dateUtc="2024-09-22T15:48:00Z">
        <w:r w:rsidRPr="00F35E45">
          <w:rPr>
            <w:rFonts w:ascii="Times New Roman" w:hAnsi="Times New Roman" w:cs="Times New Roman"/>
            <w:b/>
            <w:bCs/>
            <w:sz w:val="28"/>
            <w:szCs w:val="28"/>
            <w:rPrChange w:id="319" w:author="Олег Лайновский" w:date="2024-09-22T18:48:00Z" w16du:dateUtc="2024-09-22T15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Вывод</w:t>
        </w:r>
      </w:ins>
    </w:p>
    <w:p w14:paraId="49EB57C8" w14:textId="1A3EF898" w:rsidR="00F35E45" w:rsidRPr="00F35E45" w:rsidRDefault="00F35E45">
      <w:pPr>
        <w:rPr>
          <w:rFonts w:ascii="Times New Roman" w:hAnsi="Times New Roman" w:cs="Times New Roman"/>
          <w:bCs/>
          <w:sz w:val="28"/>
          <w:szCs w:val="28"/>
          <w:rPrChange w:id="320" w:author="Олег Лайновский" w:date="2024-09-22T18:48:00Z" w16du:dateUtc="2024-09-22T15:48:00Z">
            <w:rPr/>
          </w:rPrChange>
        </w:rPr>
      </w:pPr>
      <w:ins w:id="321" w:author="Олег Лайновский" w:date="2024-09-22T18:48:00Z" w16du:dateUtc="2024-09-22T15:48:00Z">
        <w:r w:rsidRPr="00AD222F">
          <w:rPr>
            <w:rFonts w:ascii="Times New Roman" w:hAnsi="Times New Roman" w:cs="Times New Roman"/>
            <w:bCs/>
            <w:sz w:val="28"/>
            <w:szCs w:val="28"/>
          </w:rPr>
          <w:lastRenderedPageBreak/>
          <w:t>Изуч</w:t>
        </w:r>
        <w:r>
          <w:rPr>
            <w:rFonts w:ascii="Times New Roman" w:hAnsi="Times New Roman" w:cs="Times New Roman"/>
            <w:bCs/>
            <w:sz w:val="28"/>
            <w:szCs w:val="28"/>
          </w:rPr>
          <w:t>или</w:t>
        </w:r>
        <w:r w:rsidRPr="00AD222F">
          <w:rPr>
            <w:rFonts w:ascii="Times New Roman" w:hAnsi="Times New Roman" w:cs="Times New Roman"/>
            <w:bCs/>
            <w:sz w:val="28"/>
            <w:szCs w:val="28"/>
          </w:rPr>
          <w:t xml:space="preserve"> принцип</w:t>
        </w:r>
        <w:r>
          <w:rPr>
            <w:rFonts w:ascii="Times New Roman" w:hAnsi="Times New Roman" w:cs="Times New Roman"/>
            <w:bCs/>
            <w:sz w:val="28"/>
            <w:szCs w:val="28"/>
          </w:rPr>
          <w:t>ы</w:t>
        </w:r>
        <w:r w:rsidRPr="00AD222F">
          <w:rPr>
            <w:rFonts w:ascii="Times New Roman" w:hAnsi="Times New Roman" w:cs="Times New Roman"/>
            <w:bCs/>
            <w:sz w:val="28"/>
            <w:szCs w:val="28"/>
          </w:rPr>
          <w:t xml:space="preserve"> работы системы проектирования цифровых устройств ISE.</w:t>
        </w:r>
      </w:ins>
    </w:p>
    <w:sectPr w:rsidR="00F35E45" w:rsidRPr="00F35E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Олег Лайновский">
    <w15:presenceInfo w15:providerId="Windows Live" w15:userId="a7cb1f5954ffad75"/>
  </w15:person>
  <w15:person w15:author="Студент">
    <w15:presenceInfo w15:providerId="AD" w15:userId="S-1-5-21-4233097173-1892027431-403324561-1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5E2"/>
    <w:rsid w:val="0000158D"/>
    <w:rsid w:val="00053880"/>
    <w:rsid w:val="00070FF5"/>
    <w:rsid w:val="000922B5"/>
    <w:rsid w:val="00120B8B"/>
    <w:rsid w:val="00126695"/>
    <w:rsid w:val="00160CB7"/>
    <w:rsid w:val="00195878"/>
    <w:rsid w:val="001D6DF0"/>
    <w:rsid w:val="00241A56"/>
    <w:rsid w:val="00261DBD"/>
    <w:rsid w:val="003506A1"/>
    <w:rsid w:val="00351A15"/>
    <w:rsid w:val="003A3BFF"/>
    <w:rsid w:val="003B1C17"/>
    <w:rsid w:val="004962A1"/>
    <w:rsid w:val="00513D2B"/>
    <w:rsid w:val="005A50F8"/>
    <w:rsid w:val="005C09E5"/>
    <w:rsid w:val="005E4FD5"/>
    <w:rsid w:val="005F211E"/>
    <w:rsid w:val="006161F5"/>
    <w:rsid w:val="006A3785"/>
    <w:rsid w:val="00703361"/>
    <w:rsid w:val="008C074F"/>
    <w:rsid w:val="00967314"/>
    <w:rsid w:val="009B0B99"/>
    <w:rsid w:val="00A27D37"/>
    <w:rsid w:val="00A53C02"/>
    <w:rsid w:val="00B04D57"/>
    <w:rsid w:val="00B5227F"/>
    <w:rsid w:val="00CC5DD0"/>
    <w:rsid w:val="00CF65E2"/>
    <w:rsid w:val="00D13B45"/>
    <w:rsid w:val="00D600B5"/>
    <w:rsid w:val="00D7500B"/>
    <w:rsid w:val="00E0249B"/>
    <w:rsid w:val="00E36CF4"/>
    <w:rsid w:val="00E9610E"/>
    <w:rsid w:val="00ED4480"/>
    <w:rsid w:val="00F35E45"/>
    <w:rsid w:val="00F7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1B72E"/>
  <w15:chartTrackingRefBased/>
  <w15:docId w15:val="{EC182288-FE72-44AD-9E43-0031D083E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5E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1D6DF0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13D2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Олег Лайновский</cp:lastModifiedBy>
  <cp:revision>49</cp:revision>
  <dcterms:created xsi:type="dcterms:W3CDTF">2024-09-09T09:48:00Z</dcterms:created>
  <dcterms:modified xsi:type="dcterms:W3CDTF">2024-09-22T15:54:00Z</dcterms:modified>
</cp:coreProperties>
</file>